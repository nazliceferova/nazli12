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CAA" w:rsidRPr="00513E76" w:rsidRDefault="00E03DA6" w:rsidP="00E03DA6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az-Latn-AZ"/>
        </w:rPr>
        <w:t>1</w:t>
      </w:r>
      <w:r w:rsidR="00614917" w:rsidRPr="00513E76">
        <w:rPr>
          <w:color w:val="000000" w:themeColor="text1"/>
          <w:lang w:val="en-US"/>
        </w:rPr>
        <w:t>.</w:t>
      </w:r>
      <w:proofErr w:type="spellStart"/>
      <w:r w:rsidR="00614917" w:rsidRPr="00513E76">
        <w:rPr>
          <w:color w:val="000000" w:themeColor="text1"/>
          <w:lang w:val="en-US"/>
        </w:rPr>
        <w:t>Qovluqda</w:t>
      </w:r>
      <w:proofErr w:type="spellEnd"/>
      <w:r w:rsidR="00614917" w:rsidRPr="00513E76">
        <w:rPr>
          <w:color w:val="000000" w:themeColor="text1"/>
          <w:lang w:val="en-US"/>
        </w:rPr>
        <w:t xml:space="preserve"> 10 </w:t>
      </w:r>
      <w:proofErr w:type="spellStart"/>
      <w:r w:rsidR="00614917" w:rsidRPr="00513E76">
        <w:rPr>
          <w:color w:val="000000" w:themeColor="text1"/>
          <w:lang w:val="en-US"/>
        </w:rPr>
        <w:t>eyni</w:t>
      </w:r>
      <w:proofErr w:type="spellEnd"/>
      <w:r w:rsidR="00614917" w:rsidRPr="00513E76">
        <w:rPr>
          <w:color w:val="000000" w:themeColor="text1"/>
          <w:lang w:val="en-US"/>
        </w:rPr>
        <w:t xml:space="preserve"> </w:t>
      </w:r>
      <w:proofErr w:type="spellStart"/>
      <w:r w:rsidR="00614917" w:rsidRPr="00513E76">
        <w:rPr>
          <w:color w:val="000000" w:themeColor="text1"/>
          <w:lang w:val="en-US"/>
        </w:rPr>
        <w:t>ölc</w:t>
      </w:r>
      <w:r w:rsidR="00C33347" w:rsidRPr="00513E76">
        <w:rPr>
          <w:color w:val="000000" w:themeColor="text1"/>
          <w:lang w:val="en-US"/>
        </w:rPr>
        <w:t>ülü</w:t>
      </w:r>
      <w:proofErr w:type="spellEnd"/>
      <w:r w:rsidR="00C33347" w:rsidRPr="00513E76">
        <w:rPr>
          <w:color w:val="000000" w:themeColor="text1"/>
          <w:lang w:val="en-US"/>
        </w:rPr>
        <w:t xml:space="preserve"> </w:t>
      </w:r>
      <w:proofErr w:type="spellStart"/>
      <w:r w:rsidR="00C33347" w:rsidRPr="00513E76">
        <w:rPr>
          <w:color w:val="000000" w:themeColor="text1"/>
          <w:lang w:val="en-US"/>
        </w:rPr>
        <w:t>səs</w:t>
      </w:r>
      <w:proofErr w:type="spellEnd"/>
      <w:r w:rsidR="00F03BB8" w:rsidRPr="00513E76">
        <w:rPr>
          <w:color w:val="000000" w:themeColor="text1"/>
          <w:lang w:val="en-US"/>
        </w:rPr>
        <w:t xml:space="preserve">, 20 </w:t>
      </w:r>
      <w:proofErr w:type="spellStart"/>
      <w:r w:rsidR="00F03BB8" w:rsidRPr="00513E76">
        <w:rPr>
          <w:color w:val="000000" w:themeColor="text1"/>
          <w:lang w:val="en-US"/>
        </w:rPr>
        <w:t>eyni</w:t>
      </w:r>
      <w:proofErr w:type="spellEnd"/>
      <w:r w:rsidR="00F03BB8" w:rsidRPr="00513E76">
        <w:rPr>
          <w:color w:val="000000" w:themeColor="text1"/>
          <w:lang w:val="en-US"/>
        </w:rPr>
        <w:t xml:space="preserve"> </w:t>
      </w:r>
      <w:r w:rsidR="00F03BB8" w:rsidRPr="00513E76">
        <w:rPr>
          <w:color w:val="000000" w:themeColor="text1"/>
          <w:lang w:val="az-Latn-AZ"/>
        </w:rPr>
        <w:t>ölçülü mətn və x sayda eyni ölçülü şəkil faylı var</w:t>
      </w:r>
      <w:r w:rsidR="00F03BB8" w:rsidRPr="00513E76">
        <w:rPr>
          <w:color w:val="000000" w:themeColor="text1"/>
          <w:lang w:val="en-US"/>
        </w:rPr>
        <w:t xml:space="preserve">. </w:t>
      </w:r>
      <w:proofErr w:type="spellStart"/>
      <w:r w:rsidR="00F03BB8" w:rsidRPr="00513E76">
        <w:rPr>
          <w:color w:val="000000" w:themeColor="text1"/>
          <w:lang w:val="en-US"/>
        </w:rPr>
        <w:t>Qovluqda</w:t>
      </w:r>
      <w:proofErr w:type="spellEnd"/>
      <w:r w:rsidR="00F03BB8" w:rsidRPr="00513E76">
        <w:rPr>
          <w:color w:val="000000" w:themeColor="text1"/>
          <w:lang w:val="en-US"/>
        </w:rPr>
        <w:t xml:space="preserve"> </w:t>
      </w:r>
      <w:proofErr w:type="spellStart"/>
      <w:r w:rsidR="00F03BB8" w:rsidRPr="00513E76">
        <w:rPr>
          <w:color w:val="000000" w:themeColor="text1"/>
          <w:lang w:val="en-US"/>
        </w:rPr>
        <w:t>bütün</w:t>
      </w:r>
      <w:proofErr w:type="spellEnd"/>
      <w:r w:rsidR="00F03BB8" w:rsidRPr="00513E76">
        <w:rPr>
          <w:color w:val="000000" w:themeColor="text1"/>
          <w:lang w:val="en-US"/>
        </w:rPr>
        <w:t xml:space="preserve"> </w:t>
      </w:r>
      <w:proofErr w:type="spellStart"/>
      <w:r w:rsidR="00F03BB8" w:rsidRPr="00513E76">
        <w:rPr>
          <w:color w:val="000000" w:themeColor="text1"/>
          <w:lang w:val="en-US"/>
        </w:rPr>
        <w:t>faylların</w:t>
      </w:r>
      <w:proofErr w:type="spellEnd"/>
      <w:r w:rsidR="00F03BB8" w:rsidRPr="00513E76">
        <w:rPr>
          <w:color w:val="000000" w:themeColor="text1"/>
          <w:lang w:val="en-US"/>
        </w:rPr>
        <w:t xml:space="preserve"> </w:t>
      </w:r>
      <w:proofErr w:type="spellStart"/>
      <w:r w:rsidR="00F03BB8" w:rsidRPr="00513E76">
        <w:rPr>
          <w:color w:val="000000" w:themeColor="text1"/>
          <w:lang w:val="en-US"/>
        </w:rPr>
        <w:t>ümumi</w:t>
      </w:r>
      <w:proofErr w:type="spellEnd"/>
      <w:r w:rsidR="00F03BB8" w:rsidRPr="00513E76">
        <w:rPr>
          <w:color w:val="000000" w:themeColor="text1"/>
          <w:lang w:val="en-US"/>
        </w:rPr>
        <w:t xml:space="preserve"> </w:t>
      </w:r>
      <w:proofErr w:type="spellStart"/>
      <w:r w:rsidR="00F03BB8" w:rsidRPr="00513E76">
        <w:rPr>
          <w:color w:val="000000" w:themeColor="text1"/>
          <w:lang w:val="en-US"/>
        </w:rPr>
        <w:t>həcmi</w:t>
      </w:r>
      <w:proofErr w:type="spellEnd"/>
      <w:r w:rsidR="00F03BB8" w:rsidRPr="00513E76">
        <w:rPr>
          <w:color w:val="000000" w:themeColor="text1"/>
          <w:lang w:val="en-US"/>
        </w:rPr>
        <w:t xml:space="preserve"> 40 MB-</w:t>
      </w:r>
      <w:proofErr w:type="spellStart"/>
      <w:r w:rsidR="00F03BB8" w:rsidRPr="00513E76">
        <w:rPr>
          <w:color w:val="000000" w:themeColor="text1"/>
          <w:lang w:val="en-US"/>
        </w:rPr>
        <w:t>dır.Bir</w:t>
      </w:r>
      <w:proofErr w:type="spellEnd"/>
      <w:r w:rsidR="00F03BB8" w:rsidRPr="00513E76">
        <w:rPr>
          <w:color w:val="000000" w:themeColor="text1"/>
          <w:lang w:val="en-US"/>
        </w:rPr>
        <w:t xml:space="preserve"> </w:t>
      </w:r>
      <w:proofErr w:type="spellStart"/>
      <w:r w:rsidR="00F03BB8" w:rsidRPr="00513E76">
        <w:rPr>
          <w:color w:val="000000" w:themeColor="text1"/>
          <w:lang w:val="en-US"/>
        </w:rPr>
        <w:t>səs</w:t>
      </w:r>
      <w:proofErr w:type="spellEnd"/>
      <w:r w:rsidR="00F03BB8" w:rsidRPr="00513E76">
        <w:rPr>
          <w:color w:val="000000" w:themeColor="text1"/>
          <w:lang w:val="en-US"/>
        </w:rPr>
        <w:t xml:space="preserve"> </w:t>
      </w:r>
      <w:proofErr w:type="spellStart"/>
      <w:r w:rsidR="00F03BB8" w:rsidRPr="00513E76">
        <w:rPr>
          <w:color w:val="000000" w:themeColor="text1"/>
          <w:lang w:val="en-US"/>
        </w:rPr>
        <w:t>faylının</w:t>
      </w:r>
      <w:proofErr w:type="spellEnd"/>
      <w:r w:rsidR="00F03BB8" w:rsidRPr="00513E76">
        <w:rPr>
          <w:color w:val="000000" w:themeColor="text1"/>
          <w:lang w:val="en-US"/>
        </w:rPr>
        <w:t xml:space="preserve"> </w:t>
      </w:r>
      <w:proofErr w:type="spellStart"/>
      <w:r w:rsidR="00F03BB8" w:rsidRPr="00513E76">
        <w:rPr>
          <w:color w:val="000000" w:themeColor="text1"/>
          <w:lang w:val="en-US"/>
        </w:rPr>
        <w:t>ölçüsü</w:t>
      </w:r>
      <w:proofErr w:type="spellEnd"/>
      <w:r w:rsidR="00F03BB8" w:rsidRPr="00513E76">
        <w:rPr>
          <w:color w:val="000000" w:themeColor="text1"/>
          <w:lang w:val="en-US"/>
        </w:rPr>
        <w:t xml:space="preserve"> 8192 </w:t>
      </w:r>
      <w:proofErr w:type="spellStart"/>
      <w:r w:rsidR="00F03BB8" w:rsidRPr="00513E76">
        <w:rPr>
          <w:color w:val="000000" w:themeColor="text1"/>
          <w:lang w:val="en-US"/>
        </w:rPr>
        <w:t>kbit</w:t>
      </w:r>
      <w:proofErr w:type="spellEnd"/>
      <w:r w:rsidR="00F03BB8" w:rsidRPr="00513E76">
        <w:rPr>
          <w:color w:val="000000" w:themeColor="text1"/>
          <w:lang w:val="en-US"/>
        </w:rPr>
        <w:t>,</w:t>
      </w:r>
      <w:r w:rsidR="00F03BB8" w:rsidRPr="00513E76">
        <w:rPr>
          <w:color w:val="000000" w:themeColor="text1"/>
          <w:lang w:val="az-Latn-AZ"/>
        </w:rPr>
        <w:t xml:space="preserve"> bir mətn faylının ölçüsü 2048 kbit və 1 şəkil </w:t>
      </w:r>
      <w:r w:rsidR="000D1EE9" w:rsidRPr="00513E76">
        <w:rPr>
          <w:color w:val="000000" w:themeColor="text1"/>
          <w:lang w:val="az-Latn-AZ"/>
        </w:rPr>
        <w:t>faylının ölçüsü 4 mbit təşkil edir</w:t>
      </w:r>
      <w:r w:rsidR="000D1EE9" w:rsidRPr="00513E76">
        <w:rPr>
          <w:color w:val="000000" w:themeColor="text1"/>
          <w:lang w:val="en-US"/>
        </w:rPr>
        <w:t xml:space="preserve">. </w:t>
      </w:r>
      <w:proofErr w:type="spellStart"/>
      <w:r w:rsidR="000D1EE9" w:rsidRPr="00513E76">
        <w:rPr>
          <w:color w:val="000000" w:themeColor="text1"/>
          <w:lang w:val="en-US"/>
        </w:rPr>
        <w:t>Şəkil</w:t>
      </w:r>
      <w:proofErr w:type="spellEnd"/>
      <w:r w:rsidR="000D1EE9" w:rsidRPr="00513E76">
        <w:rPr>
          <w:color w:val="000000" w:themeColor="text1"/>
          <w:lang w:val="en-US"/>
        </w:rPr>
        <w:t xml:space="preserve"> </w:t>
      </w:r>
      <w:proofErr w:type="spellStart"/>
      <w:r w:rsidR="000D1EE9" w:rsidRPr="00513E76">
        <w:rPr>
          <w:color w:val="000000" w:themeColor="text1"/>
          <w:lang w:val="en-US"/>
        </w:rPr>
        <w:t>fayllarının</w:t>
      </w:r>
      <w:proofErr w:type="spellEnd"/>
      <w:r w:rsidR="000D1EE9" w:rsidRPr="00513E76">
        <w:rPr>
          <w:color w:val="000000" w:themeColor="text1"/>
          <w:lang w:val="en-US"/>
        </w:rPr>
        <w:t xml:space="preserve"> </w:t>
      </w:r>
      <w:proofErr w:type="spellStart"/>
      <w:r w:rsidR="000D1EE9" w:rsidRPr="00513E76">
        <w:rPr>
          <w:color w:val="000000" w:themeColor="text1"/>
          <w:lang w:val="en-US"/>
        </w:rPr>
        <w:t>sayını</w:t>
      </w:r>
      <w:proofErr w:type="spellEnd"/>
      <w:r w:rsidR="000D1EE9" w:rsidRPr="00513E76">
        <w:rPr>
          <w:color w:val="000000" w:themeColor="text1"/>
          <w:lang w:val="en-US"/>
        </w:rPr>
        <w:t xml:space="preserve"> </w:t>
      </w:r>
      <w:proofErr w:type="spellStart"/>
      <w:r w:rsidR="000D1EE9" w:rsidRPr="00513E76">
        <w:rPr>
          <w:color w:val="000000" w:themeColor="text1"/>
          <w:lang w:val="en-US"/>
        </w:rPr>
        <w:t>tapın</w:t>
      </w:r>
      <w:proofErr w:type="spellEnd"/>
      <w:r w:rsidR="000D1EE9" w:rsidRPr="00513E76">
        <w:rPr>
          <w:color w:val="000000" w:themeColor="text1"/>
          <w:lang w:val="en-US"/>
        </w:rPr>
        <w:t xml:space="preserve">. </w:t>
      </w:r>
      <w:r w:rsidR="00F03BB8" w:rsidRPr="00513E76">
        <w:rPr>
          <w:color w:val="000000" w:themeColor="text1"/>
          <w:lang w:val="en-US"/>
        </w:rPr>
        <w:t xml:space="preserve"> </w:t>
      </w:r>
    </w:p>
    <w:p w:rsidR="000D1EE9" w:rsidRPr="00513E76" w:rsidRDefault="000D1EE9" w:rsidP="00E03DA6">
      <w:pPr>
        <w:tabs>
          <w:tab w:val="left" w:pos="1560"/>
        </w:tabs>
        <w:rPr>
          <w:color w:val="000000" w:themeColor="text1"/>
          <w:lang w:val="en-US"/>
        </w:rPr>
      </w:pPr>
    </w:p>
    <w:p w:rsidR="00DE06E0" w:rsidRPr="00513E76" w:rsidRDefault="00DE06E0" w:rsidP="00E03DA6">
      <w:pPr>
        <w:tabs>
          <w:tab w:val="left" w:pos="1560"/>
        </w:tabs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A)200</w:t>
      </w:r>
      <w:proofErr w:type="gramEnd"/>
      <w:r w:rsidRPr="00513E76">
        <w:rPr>
          <w:color w:val="000000" w:themeColor="text1"/>
          <w:lang w:val="en-US"/>
        </w:rPr>
        <w:tab/>
        <w:t>B)100</w:t>
      </w:r>
      <w:r w:rsidRPr="00513E76">
        <w:rPr>
          <w:color w:val="000000" w:themeColor="text1"/>
          <w:lang w:val="en-US"/>
        </w:rPr>
        <w:tab/>
      </w:r>
      <w:r w:rsidRPr="00513E76">
        <w:rPr>
          <w:color w:val="000000" w:themeColor="text1"/>
          <w:lang w:val="en-US"/>
        </w:rPr>
        <w:tab/>
        <w:t>C)50</w:t>
      </w:r>
      <w:r w:rsidRPr="00513E76">
        <w:rPr>
          <w:color w:val="000000" w:themeColor="text1"/>
          <w:lang w:val="en-US"/>
        </w:rPr>
        <w:tab/>
      </w:r>
      <w:r w:rsidRPr="00513E76">
        <w:rPr>
          <w:color w:val="000000" w:themeColor="text1"/>
          <w:lang w:val="en-US"/>
        </w:rPr>
        <w:tab/>
        <w:t>D)125</w:t>
      </w:r>
      <w:r w:rsidRPr="00513E76">
        <w:rPr>
          <w:color w:val="000000" w:themeColor="text1"/>
          <w:lang w:val="en-US"/>
        </w:rPr>
        <w:tab/>
      </w:r>
      <w:r w:rsidRPr="00513E76">
        <w:rPr>
          <w:color w:val="000000" w:themeColor="text1"/>
          <w:lang w:val="en-US"/>
        </w:rPr>
        <w:tab/>
        <w:t>E)250</w:t>
      </w:r>
    </w:p>
    <w:p w:rsidR="000D1EE9" w:rsidRPr="00513E76" w:rsidRDefault="000D1EE9" w:rsidP="00E03DA6">
      <w:pPr>
        <w:tabs>
          <w:tab w:val="left" w:pos="1560"/>
        </w:tabs>
        <w:rPr>
          <w:color w:val="000000" w:themeColor="text1"/>
          <w:lang w:val="en-US"/>
        </w:rPr>
      </w:pPr>
    </w:p>
    <w:p w:rsidR="00DE06E0" w:rsidRPr="00513E76" w:rsidRDefault="00DE06E0" w:rsidP="00E03DA6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</w:p>
    <w:p w:rsidR="000D1EE9" w:rsidRPr="00513E76" w:rsidRDefault="000D1EE9" w:rsidP="00E03DA6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2.  </w:t>
      </w:r>
      <w:proofErr w:type="spellStart"/>
      <w:r w:rsidRPr="00513E76">
        <w:rPr>
          <w:color w:val="000000" w:themeColor="text1"/>
          <w:lang w:val="en-US"/>
        </w:rPr>
        <w:t>Verilmi</w:t>
      </w:r>
      <w:proofErr w:type="spellEnd"/>
      <w:r w:rsidRPr="00513E76">
        <w:rPr>
          <w:color w:val="000000" w:themeColor="text1"/>
          <w:lang w:val="az-Latn-AZ"/>
        </w:rPr>
        <w:t xml:space="preserve">ş çəki matrisinə əsasən </w:t>
      </w:r>
      <w:proofErr w:type="gramStart"/>
      <w:r w:rsidRPr="00513E76">
        <w:rPr>
          <w:color w:val="000000" w:themeColor="text1"/>
          <w:lang w:val="az-Latn-AZ"/>
        </w:rPr>
        <w:t>A</w:t>
      </w:r>
      <w:proofErr w:type="gramEnd"/>
      <w:r w:rsidRPr="00513E76">
        <w:rPr>
          <w:color w:val="000000" w:themeColor="text1"/>
          <w:lang w:val="az-Latn-AZ"/>
        </w:rPr>
        <w:t xml:space="preserve"> təpəsindən F təpəsinə ən qısa yolu tapın</w:t>
      </w:r>
      <w:r w:rsidRPr="00513E76">
        <w:rPr>
          <w:color w:val="000000" w:themeColor="text1"/>
          <w:lang w:val="en-US"/>
        </w:rPr>
        <w:t>.</w:t>
      </w:r>
    </w:p>
    <w:p w:rsidR="000D1EE9" w:rsidRPr="00513E76" w:rsidRDefault="000D1EE9" w:rsidP="00E03DA6">
      <w:pPr>
        <w:tabs>
          <w:tab w:val="left" w:pos="1560"/>
        </w:tabs>
        <w:rPr>
          <w:color w:val="000000" w:themeColor="text1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825"/>
        <w:gridCol w:w="825"/>
        <w:gridCol w:w="825"/>
        <w:gridCol w:w="825"/>
        <w:gridCol w:w="825"/>
        <w:gridCol w:w="825"/>
      </w:tblGrid>
      <w:tr w:rsidR="000D1EE9" w:rsidRPr="00513E76" w:rsidTr="00353D50">
        <w:trPr>
          <w:trHeight w:val="677"/>
        </w:trPr>
        <w:tc>
          <w:tcPr>
            <w:tcW w:w="825" w:type="dxa"/>
          </w:tcPr>
          <w:p w:rsidR="000D1EE9" w:rsidRPr="00513E76" w:rsidRDefault="000D1EE9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A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B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C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D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E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F</w:t>
            </w:r>
          </w:p>
        </w:tc>
      </w:tr>
      <w:tr w:rsidR="000D1EE9" w:rsidRPr="00513E76" w:rsidTr="00353D50">
        <w:trPr>
          <w:trHeight w:val="639"/>
        </w:trPr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A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2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1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3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</w:tr>
      <w:tr w:rsidR="000D1EE9" w:rsidRPr="00513E76" w:rsidTr="00353D50">
        <w:trPr>
          <w:trHeight w:val="677"/>
        </w:trPr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B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4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2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5</w:t>
            </w:r>
          </w:p>
        </w:tc>
      </w:tr>
      <w:tr w:rsidR="000D1EE9" w:rsidRPr="00513E76" w:rsidTr="00353D50">
        <w:trPr>
          <w:trHeight w:val="639"/>
        </w:trPr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C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6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3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3</w:t>
            </w:r>
          </w:p>
        </w:tc>
      </w:tr>
      <w:tr w:rsidR="000D1EE9" w:rsidRPr="00513E76" w:rsidTr="00353D50">
        <w:trPr>
          <w:trHeight w:val="677"/>
        </w:trPr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D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4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1</w:t>
            </w:r>
          </w:p>
        </w:tc>
      </w:tr>
      <w:tr w:rsidR="000D1EE9" w:rsidRPr="00513E76" w:rsidTr="00353D50">
        <w:trPr>
          <w:trHeight w:val="639"/>
        </w:trPr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E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2</w:t>
            </w:r>
          </w:p>
        </w:tc>
      </w:tr>
      <w:tr w:rsidR="000D1EE9" w:rsidRPr="00513E76" w:rsidTr="00353D50">
        <w:trPr>
          <w:trHeight w:val="677"/>
        </w:trPr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F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  <w:tc>
          <w:tcPr>
            <w:tcW w:w="825" w:type="dxa"/>
          </w:tcPr>
          <w:p w:rsidR="000D1EE9" w:rsidRPr="00513E76" w:rsidRDefault="00353D50" w:rsidP="00E03DA6">
            <w:pPr>
              <w:tabs>
                <w:tab w:val="left" w:pos="1560"/>
              </w:tabs>
              <w:rPr>
                <w:color w:val="000000" w:themeColor="text1"/>
                <w:sz w:val="40"/>
                <w:szCs w:val="40"/>
                <w:lang w:val="en-US"/>
              </w:rPr>
            </w:pPr>
            <w:r w:rsidRPr="00513E76">
              <w:rPr>
                <w:color w:val="000000" w:themeColor="text1"/>
                <w:sz w:val="40"/>
                <w:szCs w:val="40"/>
                <w:lang w:val="en-US"/>
              </w:rPr>
              <w:t>0</w:t>
            </w:r>
          </w:p>
        </w:tc>
      </w:tr>
    </w:tbl>
    <w:p w:rsidR="00353D50" w:rsidRPr="00513E76" w:rsidRDefault="00353D50">
      <w:pPr>
        <w:tabs>
          <w:tab w:val="left" w:pos="1560"/>
        </w:tabs>
        <w:rPr>
          <w:color w:val="000000" w:themeColor="text1"/>
          <w:lang w:val="en-US"/>
        </w:rPr>
      </w:pPr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en-US"/>
        </w:rPr>
      </w:pPr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3.Uyğunluğu</w:t>
      </w:r>
      <w:proofErr w:type="gram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müəyyən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edin</w:t>
      </w:r>
      <w:proofErr w:type="spellEnd"/>
      <w:r w:rsidRPr="00513E76">
        <w:rPr>
          <w:color w:val="000000" w:themeColor="text1"/>
          <w:lang w:val="en-US"/>
        </w:rPr>
        <w:t>.</w:t>
      </w:r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az-Latn-AZ"/>
        </w:rPr>
      </w:pPr>
      <w:proofErr w:type="gramStart"/>
      <w:r w:rsidRPr="00513E76">
        <w:rPr>
          <w:color w:val="000000" w:themeColor="text1"/>
          <w:lang w:val="en-US"/>
        </w:rPr>
        <w:t>1.Xidm</w:t>
      </w:r>
      <w:r w:rsidRPr="00513E76">
        <w:rPr>
          <w:color w:val="000000" w:themeColor="text1"/>
          <w:lang w:val="az-Latn-AZ"/>
        </w:rPr>
        <w:t>əti</w:t>
      </w:r>
      <w:proofErr w:type="gramEnd"/>
      <w:r w:rsidRPr="00513E76">
        <w:rPr>
          <w:color w:val="000000" w:themeColor="text1"/>
          <w:lang w:val="az-Latn-AZ"/>
        </w:rPr>
        <w:t xml:space="preserve"> proqramlar</w:t>
      </w:r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az-Latn-AZ"/>
        </w:rPr>
        <w:t>2</w:t>
      </w:r>
      <w:r w:rsidRPr="00513E76">
        <w:rPr>
          <w:color w:val="000000" w:themeColor="text1"/>
          <w:lang w:val="en-US"/>
        </w:rPr>
        <w:t>.</w:t>
      </w:r>
      <w:proofErr w:type="spellStart"/>
      <w:r w:rsidRPr="00513E76">
        <w:rPr>
          <w:color w:val="000000" w:themeColor="text1"/>
          <w:lang w:val="en-US"/>
        </w:rPr>
        <w:t>Tətbiqi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proqramlar</w:t>
      </w:r>
      <w:proofErr w:type="spellEnd"/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3. </w:t>
      </w:r>
      <w:proofErr w:type="spellStart"/>
      <w:r w:rsidRPr="00513E76">
        <w:rPr>
          <w:color w:val="000000" w:themeColor="text1"/>
          <w:lang w:val="en-US"/>
        </w:rPr>
        <w:t>Əməliyyat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sitemləri</w:t>
      </w:r>
      <w:proofErr w:type="spellEnd"/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a. Mac OS </w:t>
      </w:r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b. Adobe </w:t>
      </w:r>
      <w:proofErr w:type="spellStart"/>
      <w:r w:rsidRPr="00513E76">
        <w:rPr>
          <w:color w:val="000000" w:themeColor="text1"/>
          <w:lang w:val="en-US"/>
        </w:rPr>
        <w:t>Indesign</w:t>
      </w:r>
      <w:proofErr w:type="spellEnd"/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az-Latn-AZ"/>
        </w:rPr>
      </w:pPr>
      <w:r w:rsidRPr="00513E76">
        <w:rPr>
          <w:color w:val="000000" w:themeColor="text1"/>
          <w:lang w:val="az-Latn-AZ"/>
        </w:rPr>
        <w:t>c. Windows</w:t>
      </w:r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d. </w:t>
      </w:r>
      <w:proofErr w:type="spellStart"/>
      <w:r w:rsidRPr="00513E76">
        <w:rPr>
          <w:color w:val="000000" w:themeColor="text1"/>
          <w:lang w:val="en-US"/>
        </w:rPr>
        <w:t>Dr.Web</w:t>
      </w:r>
      <w:proofErr w:type="spellEnd"/>
    </w:p>
    <w:p w:rsidR="00DE06E0" w:rsidRPr="00513E76" w:rsidRDefault="00DE06E0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e. </w:t>
      </w:r>
      <w:proofErr w:type="spellStart"/>
      <w:r w:rsidRPr="00513E76">
        <w:rPr>
          <w:color w:val="000000" w:themeColor="text1"/>
          <w:lang w:val="en-US"/>
        </w:rPr>
        <w:t>OpenOfficeCalc</w:t>
      </w:r>
      <w:proofErr w:type="spellEnd"/>
    </w:p>
    <w:p w:rsidR="00560D36" w:rsidRPr="00513E76" w:rsidRDefault="00DE06E0">
      <w:pPr>
        <w:tabs>
          <w:tab w:val="left" w:pos="1560"/>
        </w:tabs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A</w:t>
      </w:r>
      <w:r w:rsidR="00560D36" w:rsidRPr="00513E76">
        <w:rPr>
          <w:color w:val="000000" w:themeColor="text1"/>
          <w:lang w:val="en-US"/>
        </w:rPr>
        <w:t>)1</w:t>
      </w:r>
      <w:proofErr w:type="gramEnd"/>
      <w:r w:rsidR="00560D36" w:rsidRPr="00513E76">
        <w:rPr>
          <w:color w:val="000000" w:themeColor="text1"/>
          <w:lang w:val="en-US"/>
        </w:rPr>
        <w:t>-d 2-b,e 3-a</w:t>
      </w:r>
      <w:r w:rsidR="00560D36" w:rsidRPr="00513E76">
        <w:rPr>
          <w:color w:val="000000" w:themeColor="text1"/>
          <w:lang w:val="en-US"/>
        </w:rPr>
        <w:tab/>
      </w:r>
      <w:r w:rsidR="00560D36" w:rsidRPr="00513E76">
        <w:rPr>
          <w:color w:val="000000" w:themeColor="text1"/>
          <w:lang w:val="en-US"/>
        </w:rPr>
        <w:tab/>
        <w:t>B)1-d 2-b,e 3-a,c</w:t>
      </w:r>
      <w:r w:rsidR="00560D36" w:rsidRPr="00513E76">
        <w:rPr>
          <w:color w:val="000000" w:themeColor="text1"/>
          <w:lang w:val="en-US"/>
        </w:rPr>
        <w:tab/>
      </w:r>
      <w:r w:rsidR="00560D36" w:rsidRPr="00513E76">
        <w:rPr>
          <w:color w:val="000000" w:themeColor="text1"/>
          <w:lang w:val="en-US"/>
        </w:rPr>
        <w:tab/>
        <w:t>C)1-a 2-c,d 3-b</w:t>
      </w:r>
    </w:p>
    <w:p w:rsidR="00560D36" w:rsidRPr="00513E76" w:rsidRDefault="00560D36">
      <w:pPr>
        <w:tabs>
          <w:tab w:val="left" w:pos="1560"/>
        </w:tabs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D)1</w:t>
      </w:r>
      <w:proofErr w:type="gramEnd"/>
      <w:r w:rsidRPr="00513E76">
        <w:rPr>
          <w:color w:val="000000" w:themeColor="text1"/>
          <w:lang w:val="en-US"/>
        </w:rPr>
        <w:t>-e 2-a,c 3-b,d</w:t>
      </w:r>
      <w:r w:rsidRPr="00513E76">
        <w:rPr>
          <w:color w:val="000000" w:themeColor="text1"/>
          <w:lang w:val="en-US"/>
        </w:rPr>
        <w:tab/>
      </w:r>
      <w:r w:rsidRPr="00513E76">
        <w:rPr>
          <w:color w:val="000000" w:themeColor="text1"/>
          <w:lang w:val="en-US"/>
        </w:rPr>
        <w:tab/>
        <w:t>E)1-c 2-b,c 3-a</w:t>
      </w:r>
    </w:p>
    <w:p w:rsidR="0033409D" w:rsidRPr="00513E76" w:rsidRDefault="0033409D">
      <w:pPr>
        <w:tabs>
          <w:tab w:val="left" w:pos="1560"/>
        </w:tabs>
        <w:rPr>
          <w:color w:val="000000" w:themeColor="text1"/>
          <w:lang w:val="en-US"/>
        </w:rPr>
      </w:pPr>
    </w:p>
    <w:p w:rsidR="0033409D" w:rsidRPr="00513E76" w:rsidRDefault="0033409D">
      <w:pPr>
        <w:tabs>
          <w:tab w:val="left" w:pos="1560"/>
        </w:tabs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lastRenderedPageBreak/>
        <w:t xml:space="preserve">4.  2562x+1643x+5+120 </w:t>
      </w:r>
      <w:proofErr w:type="spellStart"/>
      <w:r w:rsidRPr="00513E76">
        <w:rPr>
          <w:color w:val="000000" w:themeColor="text1"/>
          <w:lang w:val="en-US"/>
        </w:rPr>
        <w:t>onluq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ədədini</w:t>
      </w:r>
      <w:proofErr w:type="spellEnd"/>
      <w:r w:rsidRPr="00513E76">
        <w:rPr>
          <w:color w:val="000000" w:themeColor="text1"/>
          <w:lang w:val="en-US"/>
        </w:rPr>
        <w:t xml:space="preserve"> 4-lük say </w:t>
      </w:r>
      <w:proofErr w:type="spellStart"/>
      <w:r w:rsidRPr="00513E76">
        <w:rPr>
          <w:color w:val="000000" w:themeColor="text1"/>
          <w:lang w:val="en-US"/>
        </w:rPr>
        <w:t>sistemində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ifadə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etsək</w:t>
      </w:r>
      <w:proofErr w:type="spellEnd"/>
      <w:r w:rsidRPr="00513E76">
        <w:rPr>
          <w:color w:val="000000" w:themeColor="text1"/>
          <w:lang w:val="en-US"/>
        </w:rPr>
        <w:t xml:space="preserve">, 61 </w:t>
      </w:r>
      <w:proofErr w:type="spellStart"/>
      <w:r w:rsidRPr="00513E76">
        <w:rPr>
          <w:color w:val="000000" w:themeColor="text1"/>
          <w:lang w:val="en-US"/>
        </w:rPr>
        <w:t>rəqəmli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ədəd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alınar</w:t>
      </w:r>
      <w:proofErr w:type="spellEnd"/>
      <w:r w:rsidRPr="00513E76">
        <w:rPr>
          <w:color w:val="000000" w:themeColor="text1"/>
          <w:lang w:val="en-US"/>
        </w:rPr>
        <w:t xml:space="preserve">, x-I </w:t>
      </w:r>
      <w:proofErr w:type="spellStart"/>
      <w:r w:rsidRPr="00513E76">
        <w:rPr>
          <w:color w:val="000000" w:themeColor="text1"/>
          <w:lang w:val="en-US"/>
        </w:rPr>
        <w:t>tapın</w:t>
      </w:r>
      <w:proofErr w:type="spellEnd"/>
      <w:r w:rsidRPr="00513E76">
        <w:rPr>
          <w:color w:val="000000" w:themeColor="text1"/>
          <w:lang w:val="en-US"/>
        </w:rPr>
        <w:t>.</w:t>
      </w:r>
    </w:p>
    <w:p w:rsidR="00A651FE" w:rsidRPr="00513E76" w:rsidRDefault="00A651FE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A)45</w:t>
      </w:r>
      <w:proofErr w:type="gramEnd"/>
      <w:r w:rsidRPr="00513E76">
        <w:rPr>
          <w:color w:val="000000" w:themeColor="text1"/>
          <w:lang w:val="en-US"/>
        </w:rPr>
        <w:tab/>
      </w:r>
      <w:r w:rsidRPr="00513E76">
        <w:rPr>
          <w:color w:val="000000" w:themeColor="text1"/>
          <w:lang w:val="en-US"/>
        </w:rPr>
        <w:tab/>
        <w:t>B)60</w:t>
      </w:r>
      <w:r w:rsidRPr="00513E76">
        <w:rPr>
          <w:color w:val="000000" w:themeColor="text1"/>
          <w:lang w:val="en-US"/>
        </w:rPr>
        <w:tab/>
      </w:r>
      <w:r w:rsidRPr="00513E76">
        <w:rPr>
          <w:color w:val="000000" w:themeColor="text1"/>
          <w:lang w:val="en-US"/>
        </w:rPr>
        <w:tab/>
        <w:t>C)15</w:t>
      </w:r>
      <w:r w:rsidRPr="00513E76">
        <w:rPr>
          <w:color w:val="000000" w:themeColor="text1"/>
          <w:lang w:val="en-US"/>
        </w:rPr>
        <w:tab/>
      </w:r>
      <w:r w:rsidRPr="00513E76">
        <w:rPr>
          <w:color w:val="000000" w:themeColor="text1"/>
          <w:lang w:val="en-US"/>
        </w:rPr>
        <w:tab/>
        <w:t>D)3</w:t>
      </w:r>
      <w:r w:rsidRPr="00513E76">
        <w:rPr>
          <w:color w:val="000000" w:themeColor="text1"/>
          <w:lang w:val="en-US"/>
        </w:rPr>
        <w:tab/>
      </w:r>
      <w:r w:rsidRPr="00513E76">
        <w:rPr>
          <w:color w:val="000000" w:themeColor="text1"/>
          <w:lang w:val="en-US"/>
        </w:rPr>
        <w:tab/>
        <w:t>E)5</w:t>
      </w:r>
    </w:p>
    <w:p w:rsidR="00A651FE" w:rsidRPr="00513E76" w:rsidRDefault="00A651FE" w:rsidP="00513E76">
      <w:pPr>
        <w:rPr>
          <w:color w:val="000000" w:themeColor="text1"/>
          <w:lang w:val="en-US"/>
        </w:rPr>
      </w:pPr>
    </w:p>
    <w:p w:rsidR="00A651FE" w:rsidRPr="00513E76" w:rsidRDefault="00A651FE" w:rsidP="00513E76">
      <w:pPr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 </w:t>
      </w:r>
    </w:p>
    <w:p w:rsidR="00A651FE" w:rsidRPr="00513E76" w:rsidRDefault="00A651FE" w:rsidP="00513E76">
      <w:pPr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5. </w:t>
      </w:r>
      <w:proofErr w:type="spellStart"/>
      <w:r w:rsidRPr="00513E76">
        <w:rPr>
          <w:color w:val="000000" w:themeColor="text1"/>
          <w:lang w:val="en-US"/>
        </w:rPr>
        <w:t>Uyğunluğu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müəyyən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edin</w:t>
      </w:r>
      <w:proofErr w:type="spellEnd"/>
      <w:r w:rsidRPr="00513E76">
        <w:rPr>
          <w:color w:val="000000" w:themeColor="text1"/>
          <w:lang w:val="en-US"/>
        </w:rPr>
        <w:t>.</w:t>
      </w:r>
    </w:p>
    <w:p w:rsidR="00A651FE" w:rsidRPr="00513E76" w:rsidRDefault="00A651FE" w:rsidP="00513E76">
      <w:pPr>
        <w:rPr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1. </w:t>
      </w:r>
      <w:proofErr w:type="spellStart"/>
      <w:r w:rsidRPr="00513E76">
        <w:rPr>
          <w:color w:val="000000" w:themeColor="text1"/>
          <w:lang w:val="en-US"/>
        </w:rPr>
        <w:t>Məlumat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maqnit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başlığı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vasitəsi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ilə</w:t>
      </w:r>
      <w:proofErr w:type="spellEnd"/>
      <w:r w:rsidRPr="00513E76">
        <w:rPr>
          <w:color w:val="000000" w:themeColor="text1"/>
          <w:lang w:val="en-US"/>
        </w:rPr>
        <w:t xml:space="preserve"> </w:t>
      </w:r>
    </w:p>
    <w:p w:rsidR="00D25D5A" w:rsidRPr="00513E76" w:rsidRDefault="00D25D5A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2.Məlumat</w:t>
      </w:r>
      <w:proofErr w:type="gram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lazer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şüası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vasitəsi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ilə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yazılır</w:t>
      </w:r>
      <w:proofErr w:type="spellEnd"/>
      <w:r w:rsidRPr="00513E76">
        <w:rPr>
          <w:color w:val="000000" w:themeColor="text1"/>
          <w:lang w:val="en-US"/>
        </w:rPr>
        <w:t xml:space="preserve"> </w:t>
      </w:r>
    </w:p>
    <w:p w:rsidR="00D25D5A" w:rsidRPr="00513E76" w:rsidRDefault="00D25D5A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3.Məlumat</w:t>
      </w:r>
      <w:proofErr w:type="gram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fləş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yaddaşlarda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yazılır</w:t>
      </w:r>
      <w:proofErr w:type="spellEnd"/>
    </w:p>
    <w:p w:rsidR="00D25D5A" w:rsidRPr="00513E76" w:rsidRDefault="00D25D5A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a)</w:t>
      </w:r>
      <w:proofErr w:type="gramEnd"/>
      <w:r w:rsidRPr="00513E76">
        <w:rPr>
          <w:color w:val="000000" w:themeColor="text1"/>
          <w:lang w:val="en-US"/>
        </w:rPr>
        <w:t>SSD</w:t>
      </w:r>
      <w:r w:rsidRPr="00513E76">
        <w:rPr>
          <w:color w:val="000000" w:themeColor="text1"/>
          <w:lang w:val="en-US"/>
        </w:rPr>
        <w:tab/>
        <w:t>b)FDD</w:t>
      </w:r>
      <w:r w:rsidRPr="00513E76">
        <w:rPr>
          <w:color w:val="000000" w:themeColor="text1"/>
          <w:lang w:val="en-US"/>
        </w:rPr>
        <w:tab/>
        <w:t>c)HDD</w:t>
      </w:r>
      <w:r w:rsidRPr="00513E76">
        <w:rPr>
          <w:color w:val="000000" w:themeColor="text1"/>
          <w:lang w:val="en-US"/>
        </w:rPr>
        <w:tab/>
        <w:t>d)CD</w:t>
      </w:r>
      <w:r w:rsidRPr="00513E76">
        <w:rPr>
          <w:color w:val="000000" w:themeColor="text1"/>
          <w:lang w:val="en-US"/>
        </w:rPr>
        <w:tab/>
        <w:t>e)DVD</w:t>
      </w:r>
    </w:p>
    <w:p w:rsidR="00D25D5A" w:rsidRPr="00513E76" w:rsidRDefault="00D25D5A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A)1</w:t>
      </w:r>
      <w:proofErr w:type="gramEnd"/>
      <w:r w:rsidRPr="00513E76">
        <w:rPr>
          <w:color w:val="000000" w:themeColor="text1"/>
          <w:lang w:val="en-US"/>
        </w:rPr>
        <w:t>-b,c 2-d,e 3-a</w:t>
      </w:r>
      <w:r w:rsidRPr="00513E76">
        <w:rPr>
          <w:color w:val="000000" w:themeColor="text1"/>
          <w:lang w:val="en-US"/>
        </w:rPr>
        <w:tab/>
        <w:t>B)1-a,e 2-b,d 3-e</w:t>
      </w:r>
    </w:p>
    <w:p w:rsidR="00D25D5A" w:rsidRPr="00513E76" w:rsidRDefault="00D25D5A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C)1</w:t>
      </w:r>
      <w:proofErr w:type="gramEnd"/>
      <w:r w:rsidRPr="00513E76">
        <w:rPr>
          <w:color w:val="000000" w:themeColor="text1"/>
          <w:lang w:val="en-US"/>
        </w:rPr>
        <w:t>-d 2-a,c 3-b</w:t>
      </w:r>
      <w:r w:rsidRPr="00513E76">
        <w:rPr>
          <w:color w:val="000000" w:themeColor="text1"/>
          <w:lang w:val="en-US"/>
        </w:rPr>
        <w:tab/>
      </w:r>
      <w:r w:rsidRPr="00513E76">
        <w:rPr>
          <w:color w:val="000000" w:themeColor="text1"/>
          <w:lang w:val="en-US"/>
        </w:rPr>
        <w:tab/>
        <w:t>D)1-b,e 2-a,c 3-d</w:t>
      </w:r>
    </w:p>
    <w:p w:rsidR="00D25D5A" w:rsidRPr="00513E76" w:rsidRDefault="00D25D5A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E)1</w:t>
      </w:r>
      <w:proofErr w:type="gramEnd"/>
      <w:r w:rsidRPr="00513E76">
        <w:rPr>
          <w:color w:val="000000" w:themeColor="text1"/>
          <w:lang w:val="en-US"/>
        </w:rPr>
        <w:t>-c,d 2-a,e 3-b</w:t>
      </w:r>
    </w:p>
    <w:p w:rsidR="00D25D5A" w:rsidRPr="00513E76" w:rsidRDefault="00D25D5A" w:rsidP="00513E76">
      <w:pPr>
        <w:rPr>
          <w:color w:val="000000" w:themeColor="text1"/>
          <w:lang w:val="en-US"/>
        </w:rPr>
      </w:pPr>
    </w:p>
    <w:p w:rsidR="00D25D5A" w:rsidRPr="00513E76" w:rsidRDefault="00D25D5A" w:rsidP="00513E76">
      <w:pPr>
        <w:rPr>
          <w:color w:val="FFFFFF"/>
          <w:lang w:val="en-US"/>
        </w:rPr>
      </w:pPr>
    </w:p>
    <w:p w:rsidR="00D25D5A" w:rsidRPr="00513E76" w:rsidRDefault="00D25D5A" w:rsidP="00513E76">
      <w:pPr>
        <w:rPr>
          <w:lang w:val="en-US"/>
        </w:rPr>
      </w:pPr>
      <w:r w:rsidRPr="00513E76">
        <w:rPr>
          <w:lang w:val="en-US"/>
        </w:rPr>
        <w:t xml:space="preserve">6. </w:t>
      </w:r>
      <w:proofErr w:type="spellStart"/>
      <w:r w:rsidRPr="00513E76">
        <w:rPr>
          <w:lang w:val="en-US"/>
        </w:rPr>
        <w:t>Uyğunluğu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müəyyən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edin</w:t>
      </w:r>
      <w:proofErr w:type="spellEnd"/>
      <w:r w:rsidRPr="00513E76">
        <w:rPr>
          <w:lang w:val="en-US"/>
        </w:rPr>
        <w:t xml:space="preserve">. </w:t>
      </w:r>
      <w:proofErr w:type="spellStart"/>
      <w:r w:rsidRPr="00513E76">
        <w:rPr>
          <w:lang w:val="en-US"/>
        </w:rPr>
        <w:t>Alqoritmin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xassələri</w:t>
      </w:r>
      <w:proofErr w:type="spellEnd"/>
      <w:r w:rsidRPr="00513E76">
        <w:rPr>
          <w:lang w:val="en-US"/>
        </w:rPr>
        <w:t>:</w:t>
      </w:r>
    </w:p>
    <w:p w:rsidR="00D25D5A" w:rsidRPr="00513E76" w:rsidRDefault="00D25D5A" w:rsidP="00513E76">
      <w:pPr>
        <w:rPr>
          <w:lang w:val="en-US"/>
        </w:rPr>
      </w:pPr>
      <w:proofErr w:type="gramStart"/>
      <w:r w:rsidRPr="00513E76">
        <w:rPr>
          <w:lang w:val="en-US"/>
        </w:rPr>
        <w:t>1.Diskretlik</w:t>
      </w:r>
      <w:proofErr w:type="gramEnd"/>
    </w:p>
    <w:p w:rsidR="00D25D5A" w:rsidRPr="00513E76" w:rsidRDefault="00D25D5A" w:rsidP="00513E76">
      <w:pPr>
        <w:rPr>
          <w:lang w:val="en-US"/>
        </w:rPr>
      </w:pPr>
      <w:proofErr w:type="gramStart"/>
      <w:r w:rsidRPr="00513E76">
        <w:rPr>
          <w:lang w:val="en-US"/>
        </w:rPr>
        <w:t>2.Müəyyənlik</w:t>
      </w:r>
      <w:proofErr w:type="gramEnd"/>
    </w:p>
    <w:p w:rsidR="00D25D5A" w:rsidRPr="00513E76" w:rsidRDefault="00D25D5A" w:rsidP="00513E76">
      <w:pPr>
        <w:rPr>
          <w:lang w:val="en-US"/>
        </w:rPr>
      </w:pPr>
      <w:proofErr w:type="gramStart"/>
      <w:r w:rsidRPr="00513E76">
        <w:rPr>
          <w:lang w:val="en-US"/>
        </w:rPr>
        <w:t>3.Nəticəlilik</w:t>
      </w:r>
      <w:proofErr w:type="gramEnd"/>
    </w:p>
    <w:p w:rsidR="00D25D5A" w:rsidRPr="00513E76" w:rsidRDefault="00D25D5A" w:rsidP="00513E76">
      <w:pPr>
        <w:rPr>
          <w:lang w:val="en-US"/>
        </w:rPr>
      </w:pPr>
      <w:proofErr w:type="spellStart"/>
      <w:proofErr w:type="gramStart"/>
      <w:r w:rsidRPr="00513E76">
        <w:rPr>
          <w:lang w:val="en-US"/>
        </w:rPr>
        <w:t>a.alqoritmin</w:t>
      </w:r>
      <w:proofErr w:type="spellEnd"/>
      <w:proofErr w:type="gram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hər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bir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addımı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bütün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icraçılar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üçün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müxtəlif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olmalıdır</w:t>
      </w:r>
      <w:proofErr w:type="spellEnd"/>
    </w:p>
    <w:p w:rsidR="00D25D5A" w:rsidRPr="00513E76" w:rsidRDefault="00D25D5A" w:rsidP="00513E76">
      <w:pPr>
        <w:rPr>
          <w:lang w:val="en-US"/>
        </w:rPr>
      </w:pPr>
      <w:proofErr w:type="spellStart"/>
      <w:proofErr w:type="gramStart"/>
      <w:r w:rsidRPr="00513E76">
        <w:rPr>
          <w:lang w:val="en-US"/>
        </w:rPr>
        <w:t>b.Alqoritm</w:t>
      </w:r>
      <w:proofErr w:type="spellEnd"/>
      <w:proofErr w:type="gram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ayrı-ayrı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sadə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addımlardan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ibarət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olmalıdır</w:t>
      </w:r>
      <w:proofErr w:type="spellEnd"/>
    </w:p>
    <w:p w:rsidR="00D25D5A" w:rsidRPr="00513E76" w:rsidRDefault="00D25D5A" w:rsidP="00513E76">
      <w:pPr>
        <w:rPr>
          <w:lang w:val="en-US"/>
        </w:rPr>
      </w:pPr>
      <w:proofErr w:type="spellStart"/>
      <w:proofErr w:type="gramStart"/>
      <w:r w:rsidRPr="00513E76">
        <w:rPr>
          <w:lang w:val="en-US"/>
        </w:rPr>
        <w:t>c.Alqoritmin</w:t>
      </w:r>
      <w:proofErr w:type="spellEnd"/>
      <w:proofErr w:type="gram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hər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bir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addımı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dəqiq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və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birmənalı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olmalıdır</w:t>
      </w:r>
      <w:proofErr w:type="spellEnd"/>
    </w:p>
    <w:p w:rsidR="00D25D5A" w:rsidRPr="00513E76" w:rsidRDefault="00D25D5A" w:rsidP="00513E76">
      <w:pPr>
        <w:rPr>
          <w:lang w:val="en-US"/>
        </w:rPr>
      </w:pPr>
      <w:proofErr w:type="spellStart"/>
      <w:proofErr w:type="gramStart"/>
      <w:r w:rsidRPr="00513E76">
        <w:rPr>
          <w:lang w:val="en-US"/>
        </w:rPr>
        <w:t>d.Alqoritm</w:t>
      </w:r>
      <w:proofErr w:type="spellEnd"/>
      <w:proofErr w:type="gram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eyni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növ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məsəslələrin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hamısı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üçün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tətbiq</w:t>
      </w:r>
      <w:proofErr w:type="spellEnd"/>
      <w:r w:rsidRPr="00513E76">
        <w:rPr>
          <w:lang w:val="en-US"/>
        </w:rPr>
        <w:t xml:space="preserve"> </w:t>
      </w:r>
      <w:proofErr w:type="spellStart"/>
      <w:r w:rsidRPr="00513E76">
        <w:rPr>
          <w:lang w:val="en-US"/>
        </w:rPr>
        <w:t>olunmalıdır</w:t>
      </w:r>
      <w:proofErr w:type="spellEnd"/>
    </w:p>
    <w:p w:rsidR="00D25D5A" w:rsidRPr="00513E76" w:rsidRDefault="00D25D5A" w:rsidP="00513E76">
      <w:pPr>
        <w:rPr>
          <w:color w:val="FFFFFF"/>
          <w:lang w:val="en-US"/>
        </w:rPr>
      </w:pPr>
      <w:proofErr w:type="spellStart"/>
      <w:proofErr w:type="gramStart"/>
      <w:r w:rsidRPr="00513E76">
        <w:rPr>
          <w:color w:val="FFFFFF"/>
          <w:lang w:val="en-US"/>
        </w:rPr>
        <w:t>e.Alqoritm</w:t>
      </w:r>
      <w:proofErr w:type="spellEnd"/>
      <w:proofErr w:type="gram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sonlu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sayda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addımlardan</w:t>
      </w:r>
      <w:proofErr w:type="spellEnd"/>
      <w:r w:rsidRPr="00513E76">
        <w:rPr>
          <w:color w:val="FFFFFF"/>
          <w:lang w:val="en-US"/>
        </w:rPr>
        <w:t xml:space="preserve"> sonar </w:t>
      </w:r>
      <w:proofErr w:type="spellStart"/>
      <w:r w:rsidRPr="00513E76">
        <w:rPr>
          <w:color w:val="FFFFFF"/>
          <w:lang w:val="en-US"/>
        </w:rPr>
        <w:t>bitməlidir</w:t>
      </w:r>
      <w:proofErr w:type="spellEnd"/>
    </w:p>
    <w:p w:rsidR="00D25D5A" w:rsidRPr="00513E76" w:rsidRDefault="00D25D5A" w:rsidP="00513E76">
      <w:pPr>
        <w:rPr>
          <w:color w:val="FFFFFF"/>
          <w:lang w:val="en-US"/>
        </w:rPr>
      </w:pPr>
      <w:proofErr w:type="gramStart"/>
      <w:r w:rsidRPr="00513E76">
        <w:rPr>
          <w:color w:val="FFFFFF"/>
          <w:lang w:val="en-US"/>
        </w:rPr>
        <w:t>A)1</w:t>
      </w:r>
      <w:proofErr w:type="gramEnd"/>
      <w:r w:rsidRPr="00513E76">
        <w:rPr>
          <w:color w:val="FFFFFF"/>
          <w:lang w:val="en-US"/>
        </w:rPr>
        <w:t>-c 2-d 3-a</w:t>
      </w:r>
      <w:r w:rsidRPr="00513E76">
        <w:rPr>
          <w:color w:val="FFFFFF"/>
          <w:lang w:val="en-US"/>
        </w:rPr>
        <w:tab/>
      </w:r>
      <w:r w:rsidRPr="00513E76">
        <w:rPr>
          <w:color w:val="FFFFFF"/>
          <w:lang w:val="en-US"/>
        </w:rPr>
        <w:tab/>
        <w:t>B)1-b 2-d 3-c</w:t>
      </w:r>
    </w:p>
    <w:p w:rsidR="00D25D5A" w:rsidRPr="00513E76" w:rsidRDefault="00D25D5A" w:rsidP="00513E76">
      <w:pPr>
        <w:rPr>
          <w:color w:val="FFFFFF"/>
          <w:lang w:val="en-US"/>
        </w:rPr>
      </w:pPr>
      <w:proofErr w:type="gramStart"/>
      <w:r w:rsidRPr="00513E76">
        <w:rPr>
          <w:color w:val="FFFFFF"/>
          <w:lang w:val="en-US"/>
        </w:rPr>
        <w:t>C)1</w:t>
      </w:r>
      <w:proofErr w:type="gramEnd"/>
      <w:r w:rsidRPr="00513E76">
        <w:rPr>
          <w:color w:val="FFFFFF"/>
          <w:lang w:val="en-US"/>
        </w:rPr>
        <w:t>-c 2-d 3-e</w:t>
      </w:r>
      <w:r w:rsidRPr="00513E76">
        <w:rPr>
          <w:color w:val="FFFFFF"/>
          <w:lang w:val="en-US"/>
        </w:rPr>
        <w:tab/>
      </w:r>
      <w:r w:rsidRPr="00513E76">
        <w:rPr>
          <w:color w:val="FFFFFF"/>
          <w:lang w:val="en-US"/>
        </w:rPr>
        <w:tab/>
        <w:t>D)1-b 2-c 3-e</w:t>
      </w:r>
    </w:p>
    <w:p w:rsidR="00EB7300" w:rsidRPr="00513E76" w:rsidRDefault="00EB7300" w:rsidP="00513E76">
      <w:pPr>
        <w:rPr>
          <w:color w:val="FFFFFF"/>
          <w:lang w:val="en-US"/>
        </w:rPr>
      </w:pPr>
      <w:proofErr w:type="gramStart"/>
      <w:r w:rsidRPr="00513E76">
        <w:rPr>
          <w:color w:val="FFFFFF"/>
          <w:lang w:val="en-US"/>
        </w:rPr>
        <w:t>E)1</w:t>
      </w:r>
      <w:proofErr w:type="gramEnd"/>
      <w:r w:rsidRPr="00513E76">
        <w:rPr>
          <w:color w:val="FFFFFF"/>
          <w:lang w:val="en-US"/>
        </w:rPr>
        <w:t>-d 2-a 3-c</w:t>
      </w:r>
    </w:p>
    <w:p w:rsidR="00EB7300" w:rsidRPr="00513E76" w:rsidRDefault="00EB7300" w:rsidP="00513E76">
      <w:pPr>
        <w:rPr>
          <w:color w:val="FFFFFF"/>
          <w:lang w:val="en-US"/>
        </w:rPr>
      </w:pPr>
    </w:p>
    <w:p w:rsidR="00EB7300" w:rsidRPr="00513E76" w:rsidRDefault="00EB7300" w:rsidP="00513E76">
      <w:pPr>
        <w:rPr>
          <w:color w:val="FFFFFF"/>
          <w:lang w:val="en-US"/>
        </w:rPr>
      </w:pPr>
    </w:p>
    <w:p w:rsidR="00D25D5A" w:rsidRPr="00513E76" w:rsidRDefault="00EB7300" w:rsidP="00513E76">
      <w:pPr>
        <w:rPr>
          <w:color w:val="FFFFFF"/>
          <w:lang w:val="en-US"/>
        </w:rPr>
      </w:pPr>
      <w:r w:rsidRPr="00513E76">
        <w:rPr>
          <w:color w:val="FFFFFF"/>
          <w:lang w:val="en-US"/>
        </w:rPr>
        <w:t xml:space="preserve">7. </w:t>
      </w:r>
      <w:proofErr w:type="spellStart"/>
      <w:r w:rsidRPr="00513E76">
        <w:rPr>
          <w:color w:val="FFFFFF"/>
          <w:lang w:val="en-US"/>
        </w:rPr>
        <w:t>Aşağıdakılardan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proofErr w:type="gramStart"/>
      <w:r w:rsidRPr="00513E76">
        <w:rPr>
          <w:color w:val="FFFFFF"/>
          <w:lang w:val="en-US"/>
        </w:rPr>
        <w:t>hansı</w:t>
      </w:r>
      <w:proofErr w:type="spellEnd"/>
      <w:r w:rsidRPr="00513E76">
        <w:rPr>
          <w:color w:val="FFFFFF"/>
          <w:lang w:val="en-US"/>
        </w:rPr>
        <w:t>(</w:t>
      </w:r>
      <w:proofErr w:type="gramEnd"/>
      <w:r w:rsidRPr="00513E76">
        <w:rPr>
          <w:color w:val="FFFFFF"/>
          <w:lang w:val="en-US"/>
        </w:rPr>
        <w:t xml:space="preserve">lar) </w:t>
      </w:r>
      <w:proofErr w:type="spellStart"/>
      <w:r w:rsidRPr="00513E76">
        <w:rPr>
          <w:color w:val="FFFFFF"/>
          <w:lang w:val="en-US"/>
        </w:rPr>
        <w:t>doğrudur</w:t>
      </w:r>
      <w:proofErr w:type="spellEnd"/>
      <w:r w:rsidRPr="00513E76">
        <w:rPr>
          <w:color w:val="FFFFFF"/>
          <w:lang w:val="en-US"/>
        </w:rPr>
        <w:t>?</w:t>
      </w:r>
    </w:p>
    <w:p w:rsidR="00EB7300" w:rsidRPr="00513E76" w:rsidRDefault="00EB7300" w:rsidP="00513E76">
      <w:pPr>
        <w:rPr>
          <w:color w:val="FFFFFF"/>
          <w:lang w:val="en-US"/>
        </w:rPr>
      </w:pPr>
      <w:proofErr w:type="gramStart"/>
      <w:r w:rsidRPr="00513E76">
        <w:rPr>
          <w:color w:val="FFFFFF"/>
          <w:lang w:val="en-US"/>
        </w:rPr>
        <w:t>1.Xidməti</w:t>
      </w:r>
      <w:proofErr w:type="gram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proqramlar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əməliyyat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sisteminin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imkanlarını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genişləndirir</w:t>
      </w:r>
      <w:proofErr w:type="spellEnd"/>
      <w:r w:rsidRPr="00513E76">
        <w:rPr>
          <w:color w:val="FFFFFF"/>
          <w:lang w:val="en-US"/>
        </w:rPr>
        <w:t>.</w:t>
      </w:r>
    </w:p>
    <w:p w:rsidR="00EB7300" w:rsidRPr="00513E76" w:rsidRDefault="00EB7300" w:rsidP="00513E76">
      <w:pPr>
        <w:rPr>
          <w:color w:val="FFFFFF"/>
          <w:lang w:val="en-US"/>
        </w:rPr>
      </w:pPr>
      <w:proofErr w:type="gramStart"/>
      <w:r w:rsidRPr="00513E76">
        <w:rPr>
          <w:color w:val="FFFFFF"/>
          <w:lang w:val="en-US"/>
        </w:rPr>
        <w:t>2.Mac</w:t>
      </w:r>
      <w:proofErr w:type="gram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Os</w:t>
      </w:r>
      <w:proofErr w:type="spellEnd"/>
      <w:r w:rsidRPr="00513E76">
        <w:rPr>
          <w:color w:val="FFFFFF"/>
          <w:lang w:val="en-US"/>
        </w:rPr>
        <w:t xml:space="preserve">, Scan disk </w:t>
      </w:r>
      <w:proofErr w:type="spellStart"/>
      <w:r w:rsidRPr="00513E76">
        <w:rPr>
          <w:color w:val="FFFFFF"/>
          <w:lang w:val="en-US"/>
        </w:rPr>
        <w:t>xidməti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proqramlardır</w:t>
      </w:r>
      <w:proofErr w:type="spellEnd"/>
      <w:r w:rsidRPr="00513E76">
        <w:rPr>
          <w:color w:val="FFFFFF"/>
          <w:lang w:val="en-US"/>
        </w:rPr>
        <w:t>.</w:t>
      </w:r>
    </w:p>
    <w:p w:rsidR="00EB7300" w:rsidRPr="00513E76" w:rsidRDefault="00EB7300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FFFFFF"/>
          <w:lang w:val="en-US"/>
        </w:rPr>
        <w:t>3.Yalnız</w:t>
      </w:r>
      <w:proofErr w:type="gram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mətn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redaktorları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və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elektron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cədvəllər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tətbiqi</w:t>
      </w:r>
      <w:proofErr w:type="spellEnd"/>
      <w:r w:rsidRPr="00513E76">
        <w:rPr>
          <w:color w:val="FFFFFF"/>
          <w:lang w:val="en-US"/>
        </w:rPr>
        <w:t xml:space="preserve"> </w:t>
      </w:r>
      <w:proofErr w:type="spellStart"/>
      <w:r w:rsidRPr="00513E76">
        <w:rPr>
          <w:color w:val="FFFFFF"/>
          <w:lang w:val="en-US"/>
        </w:rPr>
        <w:t>proqramlara</w:t>
      </w:r>
      <w:proofErr w:type="spellEnd"/>
      <w:r w:rsidRPr="00090EF7">
        <w:rPr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aiddir</w:t>
      </w:r>
      <w:proofErr w:type="spellEnd"/>
      <w:r w:rsidRPr="00513E76">
        <w:rPr>
          <w:color w:val="000000" w:themeColor="text1"/>
          <w:lang w:val="en-US"/>
        </w:rPr>
        <w:t>.</w:t>
      </w:r>
    </w:p>
    <w:p w:rsidR="00EB7300" w:rsidRPr="00513E76" w:rsidRDefault="00EB7300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lastRenderedPageBreak/>
        <w:t>4.Basic,Python,Pascal</w:t>
      </w:r>
      <w:proofErr w:type="gram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kompilyatordur</w:t>
      </w:r>
      <w:proofErr w:type="spellEnd"/>
      <w:r w:rsidRPr="00513E76">
        <w:rPr>
          <w:color w:val="000000" w:themeColor="text1"/>
          <w:lang w:val="en-US"/>
        </w:rPr>
        <w:t>.</w:t>
      </w:r>
    </w:p>
    <w:p w:rsidR="00EB7300" w:rsidRPr="00513E76" w:rsidRDefault="00EB7300" w:rsidP="00513E76">
      <w:pPr>
        <w:rPr>
          <w:color w:val="000000" w:themeColor="text1"/>
          <w:lang w:val="en-US"/>
        </w:rPr>
      </w:pPr>
      <w:proofErr w:type="gramStart"/>
      <w:r w:rsidRPr="00513E76">
        <w:rPr>
          <w:color w:val="000000" w:themeColor="text1"/>
          <w:lang w:val="en-US"/>
        </w:rPr>
        <w:t>5.Drayver</w:t>
      </w:r>
      <w:proofErr w:type="gram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xarici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qurğuları</w:t>
      </w:r>
      <w:proofErr w:type="spellEnd"/>
      <w:r w:rsidR="0006687F" w:rsidRPr="00513E76">
        <w:rPr>
          <w:color w:val="000000" w:themeColor="text1"/>
          <w:lang w:val="en-US"/>
        </w:rPr>
        <w:t xml:space="preserve"> </w:t>
      </w:r>
      <w:proofErr w:type="spellStart"/>
      <w:r w:rsidR="0006687F" w:rsidRPr="00513E76">
        <w:rPr>
          <w:color w:val="000000" w:themeColor="text1"/>
          <w:lang w:val="en-US"/>
        </w:rPr>
        <w:t>əməliyyat</w:t>
      </w:r>
      <w:proofErr w:type="spellEnd"/>
      <w:r w:rsidR="0006687F" w:rsidRPr="00513E76">
        <w:rPr>
          <w:color w:val="000000" w:themeColor="text1"/>
          <w:lang w:val="en-US"/>
        </w:rPr>
        <w:t xml:space="preserve"> </w:t>
      </w:r>
      <w:proofErr w:type="spellStart"/>
      <w:r w:rsidR="0006687F" w:rsidRPr="00513E76">
        <w:rPr>
          <w:color w:val="000000" w:themeColor="text1"/>
          <w:lang w:val="en-US"/>
        </w:rPr>
        <w:t>sisteminə</w:t>
      </w:r>
      <w:proofErr w:type="spellEnd"/>
      <w:r w:rsidR="0006687F" w:rsidRPr="00513E76">
        <w:rPr>
          <w:color w:val="000000" w:themeColor="text1"/>
          <w:lang w:val="en-US"/>
        </w:rPr>
        <w:t xml:space="preserve"> </w:t>
      </w:r>
      <w:proofErr w:type="spellStart"/>
      <w:r w:rsidR="0006687F" w:rsidRPr="00513E76">
        <w:rPr>
          <w:color w:val="000000" w:themeColor="text1"/>
          <w:lang w:val="en-US"/>
        </w:rPr>
        <w:t>tanıdan</w:t>
      </w:r>
      <w:proofErr w:type="spellEnd"/>
      <w:r w:rsidR="0006687F" w:rsidRPr="00513E76">
        <w:rPr>
          <w:color w:val="000000" w:themeColor="text1"/>
          <w:lang w:val="en-US"/>
        </w:rPr>
        <w:t xml:space="preserve"> </w:t>
      </w:r>
      <w:proofErr w:type="spellStart"/>
      <w:r w:rsidR="0006687F" w:rsidRPr="00513E76">
        <w:rPr>
          <w:color w:val="000000" w:themeColor="text1"/>
          <w:lang w:val="en-US"/>
        </w:rPr>
        <w:t>xidməti</w:t>
      </w:r>
      <w:proofErr w:type="spellEnd"/>
      <w:r w:rsidR="0006687F" w:rsidRPr="00513E76">
        <w:rPr>
          <w:color w:val="000000" w:themeColor="text1"/>
          <w:lang w:val="en-US"/>
        </w:rPr>
        <w:t xml:space="preserve"> </w:t>
      </w:r>
      <w:proofErr w:type="spellStart"/>
      <w:r w:rsidR="0006687F" w:rsidRPr="00513E76">
        <w:rPr>
          <w:color w:val="000000" w:themeColor="text1"/>
          <w:lang w:val="en-US"/>
        </w:rPr>
        <w:t>proqramdır</w:t>
      </w:r>
      <w:proofErr w:type="spellEnd"/>
      <w:r w:rsidR="0006687F" w:rsidRPr="00513E76">
        <w:rPr>
          <w:color w:val="000000" w:themeColor="text1"/>
          <w:lang w:val="en-US"/>
        </w:rPr>
        <w:t>.</w:t>
      </w:r>
    </w:p>
    <w:p w:rsidR="0006687F" w:rsidRPr="00513E76" w:rsidRDefault="0006687F" w:rsidP="00513E76">
      <w:pPr>
        <w:rPr>
          <w:color w:val="000000" w:themeColor="text1"/>
          <w:lang w:val="en-US"/>
        </w:rPr>
      </w:pPr>
    </w:p>
    <w:p w:rsidR="0006687F" w:rsidRPr="00513E76" w:rsidRDefault="0006687F" w:rsidP="00513E76">
      <w:pPr>
        <w:rPr>
          <w:color w:val="000000" w:themeColor="text1"/>
          <w:lang w:val="en-US"/>
        </w:rPr>
      </w:pPr>
    </w:p>
    <w:p w:rsidR="0006687F" w:rsidDel="00953FE6" w:rsidRDefault="0006687F" w:rsidP="00513E76">
      <w:pPr>
        <w:rPr>
          <w:del w:id="0" w:author="Aslan" w:date="2024-03-14T20:54:00Z"/>
          <w:color w:val="000000" w:themeColor="text1"/>
          <w:lang w:val="en-US"/>
        </w:rPr>
      </w:pPr>
      <w:r w:rsidRPr="00513E76">
        <w:rPr>
          <w:color w:val="000000" w:themeColor="text1"/>
          <w:lang w:val="en-US"/>
        </w:rPr>
        <w:t xml:space="preserve">8. X </w:t>
      </w:r>
      <w:proofErr w:type="spellStart"/>
      <w:r w:rsidRPr="00513E76">
        <w:rPr>
          <w:color w:val="000000" w:themeColor="text1"/>
          <w:lang w:val="en-US"/>
        </w:rPr>
        <w:t>simvollu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əlifbada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kodlaşdırırlmış</w:t>
      </w:r>
      <w:proofErr w:type="spellEnd"/>
      <w:r w:rsidRPr="00513E76">
        <w:rPr>
          <w:color w:val="000000" w:themeColor="text1"/>
          <w:lang w:val="en-US"/>
        </w:rPr>
        <w:t xml:space="preserve"> </w:t>
      </w:r>
      <w:proofErr w:type="spellStart"/>
      <w:r w:rsidRPr="00513E76">
        <w:rPr>
          <w:color w:val="000000" w:themeColor="text1"/>
          <w:lang w:val="en-US"/>
        </w:rPr>
        <w:t>məlumat</w:t>
      </w:r>
      <w:proofErr w:type="spellEnd"/>
      <w:r w:rsidRPr="00513E76">
        <w:rPr>
          <w:color w:val="000000" w:themeColor="text1"/>
          <w:lang w:val="en-US"/>
        </w:rPr>
        <w:t xml:space="preserve"> </w:t>
      </w:r>
      <w:ins w:id="1" w:author="Aslan" w:date="2024-03-14T20:51:00Z">
        <w:r w:rsidR="00953FE6">
          <w:rPr>
            <w:color w:val="000000" w:themeColor="text1"/>
            <w:lang w:val="en-US"/>
          </w:rPr>
          <w:t xml:space="preserve">X </w:t>
        </w:r>
        <w:proofErr w:type="spellStart"/>
        <w:r w:rsidR="00953FE6">
          <w:rPr>
            <w:color w:val="000000" w:themeColor="text1"/>
            <w:lang w:val="en-US"/>
          </w:rPr>
          <w:t>simvollu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əlifbadan</w:t>
        </w:r>
        <w:proofErr w:type="spellEnd"/>
        <w:r w:rsidR="00953FE6">
          <w:rPr>
            <w:color w:val="000000" w:themeColor="text1"/>
            <w:lang w:val="en-US"/>
          </w:rPr>
          <w:t xml:space="preserve"> Y </w:t>
        </w:r>
        <w:proofErr w:type="spellStart"/>
        <w:r w:rsidR="00953FE6">
          <w:rPr>
            <w:color w:val="000000" w:themeColor="text1"/>
            <w:lang w:val="en-US"/>
          </w:rPr>
          <w:t>simvollu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əlifbaya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çevrilmiş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məlumatın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yarısı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silinib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və</w:t>
        </w:r>
        <w:proofErr w:type="spellEnd"/>
        <w:r w:rsidR="00953FE6">
          <w:rPr>
            <w:color w:val="000000" w:themeColor="text1"/>
            <w:lang w:val="en-US"/>
          </w:rPr>
          <w:t xml:space="preserve"> 40</w:t>
        </w:r>
      </w:ins>
      <w:ins w:id="2" w:author="Aslan" w:date="2024-03-14T20:52:00Z">
        <w:r w:rsidR="00953FE6">
          <w:rPr>
            <w:color w:val="000000" w:themeColor="text1"/>
            <w:lang w:val="en-US"/>
          </w:rPr>
          <w:t xml:space="preserve">% </w:t>
        </w:r>
        <w:proofErr w:type="spellStart"/>
        <w:r w:rsidR="00953FE6">
          <w:rPr>
            <w:color w:val="000000" w:themeColor="text1"/>
            <w:lang w:val="en-US"/>
          </w:rPr>
          <w:t>arxivləşdirilmişdir</w:t>
        </w:r>
        <w:proofErr w:type="spellEnd"/>
        <w:r w:rsidR="00953FE6">
          <w:rPr>
            <w:color w:val="000000" w:themeColor="text1"/>
            <w:lang w:val="en-US"/>
          </w:rPr>
          <w:t xml:space="preserve">. </w:t>
        </w:r>
        <w:proofErr w:type="spellStart"/>
        <w:r w:rsidR="00953FE6">
          <w:rPr>
            <w:color w:val="000000" w:themeColor="text1"/>
            <w:lang w:val="en-US"/>
          </w:rPr>
          <w:t>Məlumatın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ilkin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həcmi</w:t>
        </w:r>
        <w:proofErr w:type="spellEnd"/>
        <w:r w:rsidR="00953FE6">
          <w:rPr>
            <w:color w:val="000000" w:themeColor="text1"/>
            <w:lang w:val="en-US"/>
          </w:rPr>
          <w:t xml:space="preserve"> 120 </w:t>
        </w:r>
        <w:proofErr w:type="spellStart"/>
        <w:r w:rsidR="00953FE6">
          <w:rPr>
            <w:color w:val="000000" w:themeColor="text1"/>
            <w:lang w:val="en-US"/>
          </w:rPr>
          <w:t>bayt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olmuşdur</w:t>
        </w:r>
        <w:proofErr w:type="spellEnd"/>
        <w:r w:rsidR="00953FE6">
          <w:rPr>
            <w:color w:val="000000" w:themeColor="text1"/>
            <w:lang w:val="en-US"/>
          </w:rPr>
          <w:t xml:space="preserve">. </w:t>
        </w:r>
      </w:ins>
      <w:proofErr w:type="spellStart"/>
      <w:ins w:id="3" w:author="Aslan" w:date="2024-03-14T20:53:00Z">
        <w:r w:rsidR="00953FE6">
          <w:rPr>
            <w:color w:val="000000" w:themeColor="text1"/>
            <w:lang w:val="en-US"/>
          </w:rPr>
          <w:t>Aşağıdakılardan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hansı</w:t>
        </w:r>
        <w:proofErr w:type="spellEnd"/>
        <w:r w:rsidR="00953FE6">
          <w:rPr>
            <w:color w:val="000000" w:themeColor="text1"/>
            <w:lang w:val="en-US"/>
          </w:rPr>
          <w:t xml:space="preserve"> X </w:t>
        </w:r>
        <w:proofErr w:type="spellStart"/>
        <w:r w:rsidR="00953FE6">
          <w:rPr>
            <w:color w:val="000000" w:themeColor="text1"/>
            <w:lang w:val="en-US"/>
          </w:rPr>
          <w:t>və</w:t>
        </w:r>
        <w:proofErr w:type="spellEnd"/>
        <w:r w:rsidR="00953FE6">
          <w:rPr>
            <w:color w:val="000000" w:themeColor="text1"/>
            <w:lang w:val="en-US"/>
          </w:rPr>
          <w:t xml:space="preserve"> Y </w:t>
        </w:r>
        <w:proofErr w:type="spellStart"/>
        <w:r w:rsidR="00953FE6">
          <w:rPr>
            <w:color w:val="000000" w:themeColor="text1"/>
            <w:lang w:val="en-US"/>
          </w:rPr>
          <w:t>əlifbalarında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bir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simvolun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tutduğu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həcmi</w:t>
        </w:r>
        <w:proofErr w:type="spellEnd"/>
        <w:r w:rsidR="00953FE6">
          <w:rPr>
            <w:color w:val="000000" w:themeColor="text1"/>
            <w:lang w:val="en-US"/>
          </w:rPr>
          <w:t xml:space="preserve"> </w:t>
        </w:r>
        <w:proofErr w:type="spellStart"/>
        <w:r w:rsidR="00953FE6">
          <w:rPr>
            <w:color w:val="000000" w:themeColor="text1"/>
            <w:lang w:val="en-US"/>
          </w:rPr>
          <w:t>olmaz</w:t>
        </w:r>
      </w:ins>
      <w:ins w:id="4" w:author="Aslan" w:date="2024-03-14T20:54:00Z">
        <w:r w:rsidR="00953FE6">
          <w:rPr>
            <w:color w:val="000000" w:themeColor="text1"/>
            <w:lang w:val="en-US"/>
          </w:rPr>
          <w:t>?</w:t>
        </w:r>
      </w:ins>
    </w:p>
    <w:p w:rsidR="00953FE6" w:rsidRDefault="00953FE6" w:rsidP="00513E76">
      <w:pPr>
        <w:rPr>
          <w:ins w:id="5" w:author="Aslan" w:date="2024-03-14T20:55:00Z"/>
          <w:color w:val="000000" w:themeColor="text1"/>
          <w:lang w:val="en-US"/>
        </w:rPr>
      </w:pPr>
      <w:proofErr w:type="gramStart"/>
      <w:ins w:id="6" w:author="Aslan" w:date="2024-03-14T20:55:00Z">
        <w:r>
          <w:rPr>
            <w:color w:val="000000" w:themeColor="text1"/>
            <w:lang w:val="en-US"/>
          </w:rPr>
          <w:t>A</w:t>
        </w:r>
        <w:proofErr w:type="spellEnd"/>
        <w:r>
          <w:rPr>
            <w:color w:val="000000" w:themeColor="text1"/>
            <w:lang w:val="en-US"/>
          </w:rPr>
          <w:t>)9</w:t>
        </w:r>
        <w:proofErr w:type="gramEnd"/>
        <w:r>
          <w:rPr>
            <w:color w:val="000000" w:themeColor="text1"/>
            <w:lang w:val="en-US"/>
          </w:rPr>
          <w:t xml:space="preserve"> bit;6 bit</w:t>
        </w:r>
        <w:r>
          <w:rPr>
            <w:color w:val="000000" w:themeColor="text1"/>
            <w:lang w:val="en-US"/>
          </w:rPr>
          <w:tab/>
          <w:t>B)12 bit;8 bit</w:t>
        </w:r>
        <w:r>
          <w:rPr>
            <w:color w:val="000000" w:themeColor="text1"/>
            <w:lang w:val="en-US"/>
          </w:rPr>
          <w:tab/>
          <w:t xml:space="preserve">C)6 bit 4 bit </w:t>
        </w:r>
      </w:ins>
    </w:p>
    <w:p w:rsidR="00953FE6" w:rsidRDefault="00953FE6" w:rsidP="00513E76">
      <w:pPr>
        <w:rPr>
          <w:ins w:id="7" w:author="Aslan" w:date="2024-03-14T20:56:00Z"/>
          <w:color w:val="000000" w:themeColor="text1"/>
          <w:lang w:val="en-US"/>
        </w:rPr>
      </w:pPr>
      <w:proofErr w:type="gramStart"/>
      <w:ins w:id="8" w:author="Aslan" w:date="2024-03-14T20:55:00Z">
        <w:r>
          <w:rPr>
            <w:color w:val="000000" w:themeColor="text1"/>
            <w:lang w:val="en-US"/>
          </w:rPr>
          <w:t>D)15</w:t>
        </w:r>
        <w:proofErr w:type="gramEnd"/>
        <w:r>
          <w:rPr>
            <w:color w:val="000000" w:themeColor="text1"/>
            <w:lang w:val="en-US"/>
          </w:rPr>
          <w:t xml:space="preserve"> bit;10 bit</w:t>
        </w:r>
        <w:r>
          <w:rPr>
            <w:color w:val="000000" w:themeColor="text1"/>
            <w:lang w:val="en-US"/>
          </w:rPr>
          <w:tab/>
        </w:r>
      </w:ins>
      <w:ins w:id="9" w:author="Aslan" w:date="2024-03-14T20:56:00Z">
        <w:r>
          <w:rPr>
            <w:color w:val="000000" w:themeColor="text1"/>
            <w:lang w:val="en-US"/>
          </w:rPr>
          <w:t>E)7 bit;5 bit</w:t>
        </w:r>
      </w:ins>
    </w:p>
    <w:p w:rsidR="00953FE6" w:rsidRDefault="00953FE6" w:rsidP="00513E76">
      <w:pPr>
        <w:rPr>
          <w:ins w:id="10" w:author="Aslan" w:date="2024-03-14T20:56:00Z"/>
          <w:color w:val="000000" w:themeColor="text1"/>
          <w:lang w:val="en-US"/>
        </w:rPr>
      </w:pPr>
    </w:p>
    <w:p w:rsidR="00953FE6" w:rsidRDefault="00953FE6" w:rsidP="00513E76">
      <w:pPr>
        <w:rPr>
          <w:ins w:id="11" w:author="Aslan" w:date="2024-03-14T20:56:00Z"/>
          <w:color w:val="000000" w:themeColor="text1"/>
          <w:lang w:val="en-US"/>
        </w:rPr>
      </w:pPr>
    </w:p>
    <w:p w:rsidR="00953FE6" w:rsidRDefault="00953FE6" w:rsidP="00513E76">
      <w:pPr>
        <w:rPr>
          <w:ins w:id="12" w:author="Aslan" w:date="2024-03-14T21:03:00Z"/>
          <w:color w:val="000000" w:themeColor="text1"/>
          <w:lang w:val="en-US"/>
        </w:rPr>
      </w:pPr>
      <w:ins w:id="13" w:author="Aslan" w:date="2024-03-14T20:56:00Z">
        <w:r>
          <w:rPr>
            <w:color w:val="000000" w:themeColor="text1"/>
            <w:lang w:val="en-US"/>
          </w:rPr>
          <w:t>9.</w:t>
        </w:r>
      </w:ins>
      <w:ins w:id="14" w:author="Aslan" w:date="2024-03-14T20:58:00Z">
        <w:r>
          <w:rPr>
            <w:color w:val="000000" w:themeColor="text1"/>
            <w:lang w:val="en-US"/>
          </w:rPr>
          <w:t xml:space="preserve"> 128 </w:t>
        </w:r>
        <w:proofErr w:type="spellStart"/>
        <w:r>
          <w:rPr>
            <w:color w:val="000000" w:themeColor="text1"/>
            <w:lang w:val="en-US"/>
          </w:rPr>
          <w:t>simvoldan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ibarət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olan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mətn</w:t>
        </w:r>
        <w:proofErr w:type="spellEnd"/>
        <w:r>
          <w:rPr>
            <w:color w:val="000000" w:themeColor="text1"/>
            <w:lang w:val="en-US"/>
          </w:rPr>
          <w:t xml:space="preserve"> Z </w:t>
        </w:r>
        <w:proofErr w:type="spellStart"/>
        <w:r>
          <w:rPr>
            <w:color w:val="000000" w:themeColor="text1"/>
            <w:lang w:val="en-US"/>
          </w:rPr>
          <w:t>əlifbasında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kodlaşdırılmış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  <w:ins w:id="15" w:author="Aslan" w:date="2024-03-14T21:01:00Z">
        <w:r w:rsidR="000E44A0">
          <w:rPr>
            <w:color w:val="000000" w:themeColor="text1"/>
            <w:lang w:val="en-US"/>
          </w:rPr>
          <w:t xml:space="preserve">Y </w:t>
        </w:r>
        <w:proofErr w:type="spellStart"/>
        <w:r w:rsidR="000E44A0">
          <w:rPr>
            <w:color w:val="000000" w:themeColor="text1"/>
            <w:lang w:val="en-US"/>
          </w:rPr>
          <w:t>sayda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simvoldan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ibarət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olan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mətn</w:t>
        </w:r>
        <w:proofErr w:type="spellEnd"/>
        <w:r w:rsidR="000E44A0">
          <w:rPr>
            <w:color w:val="000000" w:themeColor="text1"/>
            <w:lang w:val="en-US"/>
          </w:rPr>
          <w:t xml:space="preserve"> 256 </w:t>
        </w:r>
        <w:proofErr w:type="spellStart"/>
        <w:r w:rsidR="000E44A0">
          <w:rPr>
            <w:color w:val="000000" w:themeColor="text1"/>
            <w:lang w:val="en-US"/>
          </w:rPr>
          <w:t>simvollu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əlifbada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kodlaşdırılmışdır.H</w:t>
        </w:r>
      </w:ins>
      <w:ins w:id="16" w:author="Aslan" w:date="2024-03-14T21:02:00Z">
        <w:r w:rsidR="000E44A0">
          <w:rPr>
            <w:color w:val="000000" w:themeColor="text1"/>
            <w:lang w:val="en-US"/>
          </w:rPr>
          <w:t>ər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iki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mətnin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tutduğu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həcm</w:t>
        </w:r>
        <w:proofErr w:type="spellEnd"/>
        <w:r w:rsidR="000E44A0">
          <w:rPr>
            <w:color w:val="000000" w:themeColor="text1"/>
            <w:lang w:val="en-US"/>
          </w:rPr>
          <w:t xml:space="preserve"> 1024 bit </w:t>
        </w:r>
        <w:proofErr w:type="spellStart"/>
        <w:r w:rsidR="000E44A0">
          <w:rPr>
            <w:color w:val="000000" w:themeColor="text1"/>
            <w:lang w:val="en-US"/>
          </w:rPr>
          <w:t>olarsa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</w:ins>
      <w:ins w:id="17" w:author="Aslan" w:date="2024-03-14T21:03:00Z">
        <w:r w:rsidR="000E44A0">
          <w:rPr>
            <w:color w:val="000000" w:themeColor="text1"/>
            <w:lang w:val="en-US"/>
          </w:rPr>
          <w:t xml:space="preserve">Z+Y-in </w:t>
        </w:r>
        <w:proofErr w:type="spellStart"/>
        <w:r w:rsidR="000E44A0">
          <w:rPr>
            <w:color w:val="000000" w:themeColor="text1"/>
            <w:lang w:val="en-US"/>
          </w:rPr>
          <w:t>cəmini</w:t>
        </w:r>
        <w:proofErr w:type="spellEnd"/>
        <w:r w:rsidR="000E44A0">
          <w:rPr>
            <w:color w:val="000000" w:themeColor="text1"/>
            <w:lang w:val="en-US"/>
          </w:rPr>
          <w:t xml:space="preserve"> </w:t>
        </w:r>
        <w:proofErr w:type="spellStart"/>
        <w:r w:rsidR="000E44A0">
          <w:rPr>
            <w:color w:val="000000" w:themeColor="text1"/>
            <w:lang w:val="en-US"/>
          </w:rPr>
          <w:t>tapın</w:t>
        </w:r>
        <w:proofErr w:type="spellEnd"/>
        <w:r w:rsidR="000E44A0">
          <w:rPr>
            <w:color w:val="000000" w:themeColor="text1"/>
            <w:lang w:val="en-US"/>
          </w:rPr>
          <w:t>.</w:t>
        </w:r>
      </w:ins>
    </w:p>
    <w:p w:rsidR="000E44A0" w:rsidRDefault="000E44A0" w:rsidP="00513E76">
      <w:pPr>
        <w:rPr>
          <w:ins w:id="18" w:author="Aslan" w:date="2024-03-14T21:04:00Z"/>
          <w:color w:val="000000" w:themeColor="text1"/>
          <w:lang w:val="en-US"/>
        </w:rPr>
      </w:pPr>
      <w:proofErr w:type="gramStart"/>
      <w:ins w:id="19" w:author="Aslan" w:date="2024-03-14T21:03:00Z">
        <w:r>
          <w:rPr>
            <w:color w:val="000000" w:themeColor="text1"/>
            <w:lang w:val="en-US"/>
          </w:rPr>
          <w:t>A)15</w:t>
        </w:r>
        <w:proofErr w:type="gramEnd"/>
        <w:r>
          <w:rPr>
            <w:color w:val="000000" w:themeColor="text1"/>
            <w:lang w:val="en-US"/>
          </w:rPr>
          <w:tab/>
          <w:t>B)136</w:t>
        </w:r>
        <w:r>
          <w:rPr>
            <w:color w:val="000000" w:themeColor="text1"/>
            <w:lang w:val="en-US"/>
          </w:rPr>
          <w:tab/>
          <w:t>C)384</w:t>
        </w:r>
        <w:r>
          <w:rPr>
            <w:color w:val="000000" w:themeColor="text1"/>
            <w:lang w:val="en-US"/>
          </w:rPr>
          <w:tab/>
          <w:t>D)</w:t>
        </w:r>
      </w:ins>
      <w:ins w:id="20" w:author="Aslan" w:date="2024-03-14T21:04:00Z">
        <w:r>
          <w:rPr>
            <w:color w:val="000000" w:themeColor="text1"/>
            <w:lang w:val="en-US"/>
          </w:rPr>
          <w:t>263</w:t>
        </w:r>
        <w:r>
          <w:rPr>
            <w:color w:val="000000" w:themeColor="text1"/>
            <w:lang w:val="en-US"/>
          </w:rPr>
          <w:tab/>
          <w:t>E)192</w:t>
        </w:r>
      </w:ins>
    </w:p>
    <w:p w:rsidR="000E44A0" w:rsidRDefault="000E44A0" w:rsidP="00513E76">
      <w:pPr>
        <w:rPr>
          <w:ins w:id="21" w:author="Aslan" w:date="2024-03-14T21:04:00Z"/>
          <w:color w:val="000000" w:themeColor="text1"/>
          <w:lang w:val="en-US"/>
        </w:rPr>
      </w:pPr>
    </w:p>
    <w:p w:rsidR="000E44A0" w:rsidRDefault="000E44A0" w:rsidP="00513E76">
      <w:pPr>
        <w:rPr>
          <w:ins w:id="22" w:author="Aslan" w:date="2024-03-14T21:04:00Z"/>
          <w:color w:val="000000" w:themeColor="text1"/>
          <w:lang w:val="en-US"/>
        </w:rPr>
      </w:pPr>
    </w:p>
    <w:p w:rsidR="000E44A0" w:rsidRDefault="000E44A0" w:rsidP="00513E76">
      <w:pPr>
        <w:rPr>
          <w:ins w:id="23" w:author="Aslan" w:date="2024-03-14T21:05:00Z"/>
          <w:color w:val="000000" w:themeColor="text1"/>
          <w:lang w:val="en-US"/>
        </w:rPr>
      </w:pPr>
      <w:ins w:id="24" w:author="Aslan" w:date="2024-03-14T21:04:00Z">
        <w:r>
          <w:rPr>
            <w:color w:val="000000" w:themeColor="text1"/>
            <w:lang w:val="en-US"/>
          </w:rPr>
          <w:t xml:space="preserve">10.150 </w:t>
        </w:r>
        <w:proofErr w:type="spellStart"/>
        <w:r>
          <w:rPr>
            <w:color w:val="000000" w:themeColor="text1"/>
            <w:lang w:val="en-US"/>
          </w:rPr>
          <w:t>səhifəlik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mətn</w:t>
        </w:r>
        <w:proofErr w:type="spellEnd"/>
        <w:r>
          <w:rPr>
            <w:color w:val="000000" w:themeColor="text1"/>
            <w:lang w:val="en-US"/>
          </w:rPr>
          <w:t xml:space="preserve"> 5-dən </w:t>
        </w:r>
        <w:proofErr w:type="spellStart"/>
        <w:r>
          <w:rPr>
            <w:color w:val="000000" w:themeColor="text1"/>
            <w:lang w:val="en-US"/>
          </w:rPr>
          <w:t>başlayaraq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nömrələnmişdir</w:t>
        </w:r>
        <w:proofErr w:type="spellEnd"/>
        <w:r>
          <w:rPr>
            <w:color w:val="000000" w:themeColor="text1"/>
            <w:lang w:val="en-US"/>
          </w:rPr>
          <w:t xml:space="preserve">. </w:t>
        </w:r>
      </w:ins>
      <w:proofErr w:type="spellStart"/>
      <w:ins w:id="25" w:author="Aslan" w:date="2024-03-14T21:05:00Z">
        <w:r>
          <w:rPr>
            <w:color w:val="000000" w:themeColor="text1"/>
            <w:lang w:val="en-US"/>
          </w:rPr>
          <w:t>Mətnin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sonuncu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səhifəsinin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nömrəsini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tapın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0E44A0" w:rsidRDefault="000E44A0" w:rsidP="00513E76">
      <w:pPr>
        <w:rPr>
          <w:ins w:id="26" w:author="Aslan" w:date="2024-03-14T21:06:00Z"/>
          <w:color w:val="000000" w:themeColor="text1"/>
          <w:lang w:val="en-US"/>
        </w:rPr>
      </w:pPr>
      <w:proofErr w:type="gramStart"/>
      <w:ins w:id="27" w:author="Aslan" w:date="2024-03-14T21:05:00Z">
        <w:r>
          <w:rPr>
            <w:color w:val="000000" w:themeColor="text1"/>
            <w:lang w:val="en-US"/>
          </w:rPr>
          <w:t>A)150</w:t>
        </w:r>
        <w:proofErr w:type="gramEnd"/>
        <w:r>
          <w:rPr>
            <w:color w:val="000000" w:themeColor="text1"/>
            <w:lang w:val="en-US"/>
          </w:rPr>
          <w:tab/>
          <w:t>B)154</w:t>
        </w:r>
        <w:r>
          <w:rPr>
            <w:color w:val="000000" w:themeColor="text1"/>
            <w:lang w:val="en-US"/>
          </w:rPr>
          <w:tab/>
        </w:r>
      </w:ins>
      <w:ins w:id="28" w:author="Aslan" w:date="2024-03-14T21:06:00Z">
        <w:r>
          <w:rPr>
            <w:color w:val="000000" w:themeColor="text1"/>
            <w:lang w:val="en-US"/>
          </w:rPr>
          <w:t>C)160</w:t>
        </w:r>
        <w:r>
          <w:rPr>
            <w:color w:val="000000" w:themeColor="text1"/>
            <w:lang w:val="en-US"/>
          </w:rPr>
          <w:tab/>
          <w:t>D)146</w:t>
        </w:r>
        <w:r>
          <w:rPr>
            <w:color w:val="000000" w:themeColor="text1"/>
            <w:lang w:val="en-US"/>
          </w:rPr>
          <w:tab/>
          <w:t>E)155</w:t>
        </w:r>
      </w:ins>
    </w:p>
    <w:p w:rsidR="000E44A0" w:rsidRDefault="000E44A0" w:rsidP="00513E76">
      <w:pPr>
        <w:rPr>
          <w:ins w:id="29" w:author="Aslan" w:date="2024-03-14T21:06:00Z"/>
          <w:color w:val="000000" w:themeColor="text1"/>
          <w:lang w:val="en-US"/>
        </w:rPr>
      </w:pPr>
    </w:p>
    <w:p w:rsidR="000E44A0" w:rsidRDefault="000E44A0" w:rsidP="00513E76">
      <w:pPr>
        <w:rPr>
          <w:ins w:id="30" w:author="Aslan" w:date="2024-03-14T21:06:00Z"/>
          <w:color w:val="000000" w:themeColor="text1"/>
          <w:lang w:val="en-US"/>
        </w:rPr>
      </w:pPr>
    </w:p>
    <w:p w:rsidR="000E44A0" w:rsidRDefault="000E44A0" w:rsidP="00513E76">
      <w:pPr>
        <w:rPr>
          <w:ins w:id="31" w:author="Aslan" w:date="2024-03-14T21:08:00Z"/>
          <w:color w:val="000000" w:themeColor="text1"/>
          <w:lang w:val="en-US"/>
        </w:rPr>
      </w:pPr>
      <w:ins w:id="32" w:author="Aslan" w:date="2024-03-14T21:06:00Z">
        <w:r>
          <w:rPr>
            <w:color w:val="000000" w:themeColor="text1"/>
            <w:lang w:val="en-US"/>
          </w:rPr>
          <w:t xml:space="preserve">11. 30 </w:t>
        </w:r>
        <w:proofErr w:type="spellStart"/>
        <w:r>
          <w:rPr>
            <w:color w:val="000000" w:themeColor="text1"/>
            <w:lang w:val="en-US"/>
          </w:rPr>
          <w:t>səhifəlik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səsnədin</w:t>
        </w:r>
        <w:proofErr w:type="spellEnd"/>
        <w:r>
          <w:rPr>
            <w:color w:val="000000" w:themeColor="text1"/>
            <w:lang w:val="en-US"/>
          </w:rPr>
          <w:t xml:space="preserve"> ilk 24 </w:t>
        </w:r>
        <w:proofErr w:type="spellStart"/>
        <w:r>
          <w:rPr>
            <w:color w:val="000000" w:themeColor="text1"/>
            <w:lang w:val="en-US"/>
          </w:rPr>
          <w:t>səh</w:t>
        </w:r>
      </w:ins>
      <w:ins w:id="33" w:author="Aslan" w:date="2024-03-14T21:07:00Z">
        <w:r>
          <w:rPr>
            <w:color w:val="000000" w:themeColor="text1"/>
            <w:lang w:val="en-US"/>
          </w:rPr>
          <w:t>ifəsinin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birində</w:t>
        </w:r>
        <w:proofErr w:type="spellEnd"/>
        <w:r>
          <w:rPr>
            <w:color w:val="000000" w:themeColor="text1"/>
            <w:lang w:val="en-US"/>
          </w:rPr>
          <w:t xml:space="preserve"> z </w:t>
        </w:r>
        <w:proofErr w:type="spellStart"/>
        <w:r>
          <w:rPr>
            <w:color w:val="000000" w:themeColor="text1"/>
            <w:lang w:val="en-US"/>
          </w:rPr>
          <w:t>sayda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simvol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qalan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səhifələrinin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birində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isə</w:t>
        </w:r>
        <w:proofErr w:type="spellEnd"/>
        <w:r>
          <w:rPr>
            <w:color w:val="000000" w:themeColor="text1"/>
            <w:lang w:val="en-US"/>
          </w:rPr>
          <w:t xml:space="preserve"> 6 kb-</w:t>
        </w:r>
        <w:proofErr w:type="spellStart"/>
        <w:r>
          <w:rPr>
            <w:color w:val="000000" w:themeColor="text1"/>
            <w:lang w:val="en-US"/>
          </w:rPr>
          <w:t>lıq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şəkil</w:t>
        </w:r>
        <w:proofErr w:type="spellEnd"/>
        <w:r>
          <w:rPr>
            <w:color w:val="000000" w:themeColor="text1"/>
            <w:lang w:val="en-US"/>
          </w:rPr>
          <w:t xml:space="preserve"> var. </w:t>
        </w:r>
      </w:ins>
      <w:proofErr w:type="spellStart"/>
      <w:ins w:id="34" w:author="Aslan" w:date="2024-03-14T21:08:00Z">
        <w:r>
          <w:rPr>
            <w:color w:val="000000" w:themeColor="text1"/>
            <w:lang w:val="en-US"/>
          </w:rPr>
          <w:t>Sənədin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ümumi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həcmi</w:t>
        </w:r>
        <w:proofErr w:type="spellEnd"/>
        <w:r>
          <w:rPr>
            <w:color w:val="000000" w:themeColor="text1"/>
            <w:lang w:val="en-US"/>
          </w:rPr>
          <w:t xml:space="preserve"> 48 kb </w:t>
        </w:r>
        <w:proofErr w:type="spellStart"/>
        <w:r>
          <w:rPr>
            <w:color w:val="000000" w:themeColor="text1"/>
            <w:lang w:val="en-US"/>
          </w:rPr>
          <w:t>olarsa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simvol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sayını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tapın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0E44A0" w:rsidRDefault="000E44A0" w:rsidP="00513E76">
      <w:pPr>
        <w:rPr>
          <w:ins w:id="35" w:author="Aslan" w:date="2024-03-14T21:09:00Z"/>
          <w:color w:val="000000" w:themeColor="text1"/>
          <w:lang w:val="en-US"/>
        </w:rPr>
      </w:pPr>
      <w:proofErr w:type="gramStart"/>
      <w:ins w:id="36" w:author="Aslan" w:date="2024-03-14T21:08:00Z">
        <w:r>
          <w:rPr>
            <w:color w:val="000000" w:themeColor="text1"/>
            <w:lang w:val="en-US"/>
          </w:rPr>
          <w:t>A)512</w:t>
        </w:r>
        <w:proofErr w:type="gramEnd"/>
        <w:r>
          <w:rPr>
            <w:color w:val="000000" w:themeColor="text1"/>
            <w:lang w:val="en-US"/>
          </w:rPr>
          <w:tab/>
        </w:r>
        <w:r>
          <w:rPr>
            <w:color w:val="000000" w:themeColor="text1"/>
            <w:lang w:val="en-US"/>
          </w:rPr>
          <w:tab/>
          <w:t>B)2048</w:t>
        </w:r>
        <w:r>
          <w:rPr>
            <w:color w:val="000000" w:themeColor="text1"/>
            <w:lang w:val="en-US"/>
          </w:rPr>
          <w:tab/>
        </w:r>
        <w:r>
          <w:rPr>
            <w:color w:val="000000" w:themeColor="text1"/>
            <w:lang w:val="en-US"/>
          </w:rPr>
          <w:tab/>
          <w:t>C</w:t>
        </w:r>
      </w:ins>
      <w:ins w:id="37" w:author="Aslan" w:date="2024-03-14T21:09:00Z">
        <w:r>
          <w:rPr>
            <w:color w:val="000000" w:themeColor="text1"/>
            <w:lang w:val="en-US"/>
          </w:rPr>
          <w:t>)1024</w:t>
        </w:r>
        <w:r>
          <w:rPr>
            <w:color w:val="000000" w:themeColor="text1"/>
            <w:lang w:val="en-US"/>
          </w:rPr>
          <w:tab/>
        </w:r>
        <w:r>
          <w:rPr>
            <w:color w:val="000000" w:themeColor="text1"/>
            <w:lang w:val="en-US"/>
          </w:rPr>
          <w:tab/>
          <w:t>D)10</w:t>
        </w:r>
        <w:r>
          <w:rPr>
            <w:color w:val="000000" w:themeColor="text1"/>
            <w:lang w:val="en-US"/>
          </w:rPr>
          <w:tab/>
        </w:r>
        <w:r>
          <w:rPr>
            <w:color w:val="000000" w:themeColor="text1"/>
            <w:lang w:val="en-US"/>
          </w:rPr>
          <w:tab/>
          <w:t>E)32</w:t>
        </w:r>
      </w:ins>
    </w:p>
    <w:p w:rsidR="000E44A0" w:rsidRDefault="000E44A0" w:rsidP="00513E76">
      <w:pPr>
        <w:rPr>
          <w:ins w:id="38" w:author="Aslan" w:date="2024-03-14T21:09:00Z"/>
          <w:color w:val="000000" w:themeColor="text1"/>
          <w:lang w:val="en-US"/>
        </w:rPr>
      </w:pPr>
    </w:p>
    <w:p w:rsidR="000E44A0" w:rsidRDefault="000E44A0" w:rsidP="00513E76">
      <w:pPr>
        <w:rPr>
          <w:ins w:id="39" w:author="Aslan" w:date="2024-03-14T21:09:00Z"/>
          <w:color w:val="000000" w:themeColor="text1"/>
          <w:lang w:val="en-US"/>
        </w:rPr>
      </w:pPr>
    </w:p>
    <w:p w:rsidR="0006687F" w:rsidRDefault="000E44A0" w:rsidP="00513E76">
      <w:pPr>
        <w:rPr>
          <w:ins w:id="40" w:author="Aslan" w:date="2024-03-14T21:11:00Z"/>
          <w:color w:val="000000" w:themeColor="text1"/>
          <w:lang w:val="az-Latn-AZ"/>
        </w:rPr>
      </w:pPr>
      <w:ins w:id="41" w:author="Aslan" w:date="2024-03-14T21:09:00Z">
        <w:r>
          <w:rPr>
            <w:color w:val="000000" w:themeColor="text1"/>
            <w:lang w:val="en-US"/>
          </w:rPr>
          <w:t xml:space="preserve">12.1500 bit/san </w:t>
        </w:r>
        <w:proofErr w:type="spellStart"/>
        <w:r>
          <w:rPr>
            <w:color w:val="000000" w:themeColor="text1"/>
            <w:lang w:val="en-US"/>
          </w:rPr>
          <w:t>sürətlə</w:t>
        </w:r>
      </w:ins>
      <w:proofErr w:type="spellEnd"/>
      <w:ins w:id="42" w:author="Aslan" w:date="2024-03-14T21:10:00Z">
        <w:r>
          <w:rPr>
            <w:color w:val="000000" w:themeColor="text1"/>
            <w:lang w:val="az-Latn-AZ"/>
          </w:rPr>
          <w:t xml:space="preserve"> işləyən modem x həcmli məlumatı 3 saniyəyə ötürür. </w:t>
        </w:r>
      </w:ins>
      <w:ins w:id="43" w:author="Aslan" w:date="2024-03-14T21:11:00Z">
        <w:r>
          <w:rPr>
            <w:color w:val="000000" w:themeColor="text1"/>
            <w:lang w:val="az-Latn-AZ"/>
          </w:rPr>
          <w:t>Məlumat 40 simvollu əlifbada kodlaşdırılıbsa simvol sayını tapın.</w:t>
        </w:r>
      </w:ins>
    </w:p>
    <w:p w:rsidR="000E44A0" w:rsidDel="00D35454" w:rsidRDefault="00D35454" w:rsidP="00513E76">
      <w:pPr>
        <w:rPr>
          <w:del w:id="44" w:author="Aslan" w:date="2024-03-14T21:12:00Z"/>
          <w:color w:val="000000" w:themeColor="text1"/>
          <w:lang w:val="az-Latn-AZ"/>
        </w:rPr>
      </w:pPr>
      <w:ins w:id="45" w:author="Aslan" w:date="2024-03-14T21:11:00Z">
        <w:r>
          <w:rPr>
            <w:color w:val="000000" w:themeColor="text1"/>
            <w:lang w:val="az-Latn-AZ"/>
          </w:rPr>
          <w:t>A)112</w:t>
        </w:r>
        <w:r>
          <w:rPr>
            <w:color w:val="000000" w:themeColor="text1"/>
            <w:lang w:val="az-Latn-AZ"/>
          </w:rPr>
          <w:tab/>
        </w:r>
        <w:r>
          <w:rPr>
            <w:color w:val="000000" w:themeColor="text1"/>
            <w:lang w:val="az-Latn-AZ"/>
          </w:rPr>
          <w:tab/>
          <w:t>B</w:t>
        </w:r>
      </w:ins>
      <w:ins w:id="46" w:author="Aslan" w:date="2024-03-14T21:12:00Z">
        <w:r>
          <w:rPr>
            <w:color w:val="000000" w:themeColor="text1"/>
            <w:lang w:val="az-Latn-AZ"/>
          </w:rPr>
          <w:t>)240</w:t>
        </w:r>
        <w:r>
          <w:rPr>
            <w:color w:val="000000" w:themeColor="text1"/>
            <w:lang w:val="az-Latn-AZ"/>
          </w:rPr>
          <w:tab/>
        </w:r>
        <w:r>
          <w:rPr>
            <w:color w:val="000000" w:themeColor="text1"/>
            <w:lang w:val="az-Latn-AZ"/>
          </w:rPr>
          <w:tab/>
          <w:t>C)2000</w:t>
        </w:r>
        <w:r>
          <w:rPr>
            <w:color w:val="000000" w:themeColor="text1"/>
            <w:lang w:val="az-Latn-AZ"/>
          </w:rPr>
          <w:tab/>
        </w:r>
        <w:r>
          <w:rPr>
            <w:color w:val="000000" w:themeColor="text1"/>
            <w:lang w:val="az-Latn-AZ"/>
          </w:rPr>
          <w:tab/>
          <w:t>D)750</w:t>
        </w:r>
        <w:r>
          <w:rPr>
            <w:color w:val="000000" w:themeColor="text1"/>
            <w:lang w:val="az-Latn-AZ"/>
          </w:rPr>
          <w:tab/>
        </w:r>
        <w:r>
          <w:rPr>
            <w:color w:val="000000" w:themeColor="text1"/>
            <w:lang w:val="az-Latn-AZ"/>
          </w:rPr>
          <w:tab/>
          <w:t>E</w:t>
        </w:r>
      </w:ins>
      <w:ins w:id="47" w:author="Aslan" w:date="2024-03-14T21:13:00Z">
        <w:r>
          <w:rPr>
            <w:color w:val="000000" w:themeColor="text1"/>
            <w:lang w:val="az-Latn-AZ"/>
          </w:rPr>
          <w:t>)1000</w:t>
        </w:r>
      </w:ins>
    </w:p>
    <w:p w:rsidR="00D35454" w:rsidRDefault="00D35454" w:rsidP="00513E76">
      <w:pPr>
        <w:rPr>
          <w:ins w:id="48" w:author="Aslan" w:date="2024-03-14T21:13:00Z"/>
          <w:color w:val="000000" w:themeColor="text1"/>
          <w:lang w:val="az-Latn-AZ"/>
        </w:rPr>
      </w:pPr>
    </w:p>
    <w:p w:rsidR="00D35454" w:rsidRDefault="00D35454" w:rsidP="00513E76">
      <w:pPr>
        <w:rPr>
          <w:ins w:id="49" w:author="Aslan" w:date="2024-03-14T21:13:00Z"/>
          <w:color w:val="000000" w:themeColor="text1"/>
          <w:lang w:val="az-Latn-AZ"/>
        </w:rPr>
      </w:pPr>
    </w:p>
    <w:p w:rsidR="00EB7300" w:rsidRPr="00E7458E" w:rsidRDefault="00CF17E2" w:rsidP="00D35454">
      <w:pPr>
        <w:rPr>
          <w:ins w:id="50" w:author="Aslan" w:date="2024-03-14T21:47:00Z"/>
          <w:color w:val="000000" w:themeColor="text1"/>
          <w:lang w:val="az-Latn-AZ"/>
          <w:rPrChange w:id="51" w:author="Aslan" w:date="2024-03-16T20:12:00Z">
            <w:rPr>
              <w:ins w:id="52" w:author="Aslan" w:date="2024-03-14T21:47:00Z"/>
              <w:color w:val="000000" w:themeColor="text1"/>
              <w:lang w:val="en-US"/>
            </w:rPr>
          </w:rPrChange>
        </w:rPr>
      </w:pPr>
      <w:ins w:id="53" w:author="Aslan" w:date="2024-03-14T21:40:00Z">
        <w:r>
          <w:rPr>
            <w:color w:val="000000" w:themeColor="text1"/>
            <w:lang w:val="az-Latn-AZ"/>
          </w:rPr>
          <w:t>1</w:t>
        </w:r>
      </w:ins>
      <w:ins w:id="54" w:author="Aslan" w:date="2024-03-14T21:41:00Z">
        <w:r>
          <w:rPr>
            <w:color w:val="000000" w:themeColor="text1"/>
            <w:lang w:val="az-Latn-AZ"/>
          </w:rPr>
          <w:t xml:space="preserve">3. A.txt faylı </w:t>
        </w:r>
      </w:ins>
      <w:ins w:id="55" w:author="Aslan" w:date="2024-03-14T21:42:00Z">
        <w:r>
          <w:rPr>
            <w:color w:val="000000" w:themeColor="text1"/>
            <w:lang w:val="az-Latn-AZ"/>
          </w:rPr>
          <w:t xml:space="preserve">D diskinin daxilində olan </w:t>
        </w:r>
      </w:ins>
      <w:ins w:id="56" w:author="Aslan" w:date="2024-03-14T21:43:00Z">
        <w:r>
          <w:rPr>
            <w:color w:val="000000" w:themeColor="text1"/>
            <w:lang w:val="az-Latn-AZ"/>
          </w:rPr>
          <w:t xml:space="preserve">BCD qovluöunda yerləşirdi. </w:t>
        </w:r>
      </w:ins>
      <w:ins w:id="57" w:author="Aslan" w:date="2024-03-14T21:45:00Z">
        <w:r>
          <w:rPr>
            <w:color w:val="000000" w:themeColor="text1"/>
            <w:lang w:val="az-Latn-AZ"/>
          </w:rPr>
          <w:t xml:space="preserve">Daşınmadan sonra A.txt faylı BCD qovluöunun daxilində olan </w:t>
        </w:r>
      </w:ins>
      <w:ins w:id="58" w:author="Aslan" w:date="2024-03-14T21:46:00Z">
        <w:r>
          <w:rPr>
            <w:color w:val="000000" w:themeColor="text1"/>
            <w:lang w:val="az-Latn-AZ"/>
          </w:rPr>
          <w:t xml:space="preserve">T qovluöunun alt qovluöuna daşındı. Aşaöıdakılardan hansı faylın daşınmadan </w:t>
        </w:r>
      </w:ins>
      <w:ins w:id="59" w:author="Aslan" w:date="2024-03-14T21:47:00Z">
        <w:r>
          <w:rPr>
            <w:color w:val="000000" w:themeColor="text1"/>
            <w:lang w:val="az-Latn-AZ"/>
          </w:rPr>
          <w:t>öncəki tam adını bildirir</w:t>
        </w:r>
        <w:r w:rsidRPr="00E7458E">
          <w:rPr>
            <w:color w:val="000000" w:themeColor="text1"/>
            <w:lang w:val="az-Latn-AZ"/>
            <w:rPrChange w:id="60" w:author="Aslan" w:date="2024-03-16T20:12:00Z">
              <w:rPr>
                <w:color w:val="000000" w:themeColor="text1"/>
                <w:lang w:val="en-US"/>
              </w:rPr>
            </w:rPrChange>
          </w:rPr>
          <w:t>?</w:t>
        </w:r>
      </w:ins>
    </w:p>
    <w:p w:rsidR="00B04A85" w:rsidRPr="00E7458E" w:rsidRDefault="00B04A85" w:rsidP="00D35454">
      <w:pPr>
        <w:rPr>
          <w:ins w:id="61" w:author="Aslan" w:date="2024-03-14T21:49:00Z"/>
          <w:color w:val="000000" w:themeColor="text1"/>
          <w:lang w:val="az-Latn-AZ"/>
          <w:rPrChange w:id="62" w:author="Aslan" w:date="2024-03-16T20:12:00Z">
            <w:rPr>
              <w:ins w:id="63" w:author="Aslan" w:date="2024-03-14T21:49:00Z"/>
              <w:color w:val="000000" w:themeColor="text1"/>
              <w:lang w:val="en-US"/>
            </w:rPr>
          </w:rPrChange>
        </w:rPr>
      </w:pPr>
      <w:ins w:id="64" w:author="Aslan" w:date="2024-03-14T21:47:00Z">
        <w:r w:rsidRPr="00E7458E">
          <w:rPr>
            <w:color w:val="000000" w:themeColor="text1"/>
            <w:lang w:val="az-Latn-AZ"/>
            <w:rPrChange w:id="65" w:author="Aslan" w:date="2024-03-16T20:12:00Z">
              <w:rPr>
                <w:color w:val="000000" w:themeColor="text1"/>
                <w:lang w:val="en-US"/>
              </w:rPr>
            </w:rPrChange>
          </w:rPr>
          <w:t>A)D</w:t>
        </w:r>
      </w:ins>
      <w:ins w:id="66" w:author="Aslan" w:date="2024-03-14T21:48:00Z">
        <w:r w:rsidRPr="00E7458E">
          <w:rPr>
            <w:color w:val="000000" w:themeColor="text1"/>
            <w:lang w:val="az-Latn-AZ"/>
            <w:rPrChange w:id="67" w:author="Aslan" w:date="2024-03-16T20:12:00Z">
              <w:rPr>
                <w:color w:val="000000" w:themeColor="text1"/>
                <w:lang w:val="en-US"/>
              </w:rPr>
            </w:rPrChange>
          </w:rPr>
          <w:t>:/BCD/T/A.</w:t>
        </w:r>
      </w:ins>
      <w:ins w:id="68" w:author="Aslan" w:date="2024-03-14T21:49:00Z">
        <w:r w:rsidRPr="00E7458E">
          <w:rPr>
            <w:color w:val="000000" w:themeColor="text1"/>
            <w:lang w:val="az-Latn-AZ"/>
            <w:rPrChange w:id="69" w:author="Aslan" w:date="2024-03-16T20:12:00Z">
              <w:rPr>
                <w:color w:val="000000" w:themeColor="text1"/>
                <w:lang w:val="en-US"/>
              </w:rPr>
            </w:rPrChange>
          </w:rPr>
          <w:t>txt</w:t>
        </w:r>
        <w:r w:rsidRPr="00E7458E">
          <w:rPr>
            <w:color w:val="000000" w:themeColor="text1"/>
            <w:lang w:val="az-Latn-AZ"/>
            <w:rPrChange w:id="70" w:author="Aslan" w:date="2024-03-16T20:12:00Z">
              <w:rPr>
                <w:color w:val="000000" w:themeColor="text1"/>
                <w:lang w:val="en-US"/>
              </w:rPr>
            </w:rPrChange>
          </w:rPr>
          <w:tab/>
        </w:r>
        <w:r w:rsidRPr="00E7458E">
          <w:rPr>
            <w:color w:val="000000" w:themeColor="text1"/>
            <w:lang w:val="az-Latn-AZ"/>
            <w:rPrChange w:id="71" w:author="Aslan" w:date="2024-03-16T20:12:00Z">
              <w:rPr>
                <w:color w:val="000000" w:themeColor="text1"/>
                <w:lang w:val="en-US"/>
              </w:rPr>
            </w:rPrChange>
          </w:rPr>
          <w:tab/>
          <w:t>B)D:/BCD/T/L3/Y5/A.txt</w:t>
        </w:r>
      </w:ins>
    </w:p>
    <w:p w:rsidR="00B04A85" w:rsidRPr="0055287A" w:rsidRDefault="00B04A85" w:rsidP="00D35454">
      <w:pPr>
        <w:rPr>
          <w:ins w:id="72" w:author="Aslan" w:date="2024-03-14T21:51:00Z"/>
          <w:color w:val="000000" w:themeColor="text1"/>
          <w:lang w:val="az-Latn-AZ"/>
          <w:rPrChange w:id="73" w:author="Aslan" w:date="2024-03-17T20:57:00Z">
            <w:rPr>
              <w:ins w:id="74" w:author="Aslan" w:date="2024-03-14T21:51:00Z"/>
              <w:color w:val="000000" w:themeColor="text1"/>
              <w:lang w:val="en-US"/>
            </w:rPr>
          </w:rPrChange>
        </w:rPr>
      </w:pPr>
      <w:ins w:id="75" w:author="Aslan" w:date="2024-03-14T21:50:00Z">
        <w:r w:rsidRPr="0055287A">
          <w:rPr>
            <w:color w:val="000000" w:themeColor="text1"/>
            <w:lang w:val="az-Latn-AZ"/>
            <w:rPrChange w:id="76" w:author="Aslan" w:date="2024-03-17T20:57:00Z">
              <w:rPr>
                <w:color w:val="000000" w:themeColor="text1"/>
                <w:lang w:val="en-US"/>
              </w:rPr>
            </w:rPrChange>
          </w:rPr>
          <w:t>C)D:/BCD/T/M/A.txt</w:t>
        </w:r>
        <w:r w:rsidRPr="0055287A">
          <w:rPr>
            <w:color w:val="000000" w:themeColor="text1"/>
            <w:lang w:val="az-Latn-AZ"/>
            <w:rPrChange w:id="77" w:author="Aslan" w:date="2024-03-17T20:57:00Z">
              <w:rPr>
                <w:color w:val="000000" w:themeColor="text1"/>
                <w:lang w:val="en-US"/>
              </w:rPr>
            </w:rPrChange>
          </w:rPr>
          <w:tab/>
        </w:r>
        <w:r w:rsidRPr="0055287A">
          <w:rPr>
            <w:color w:val="000000" w:themeColor="text1"/>
            <w:lang w:val="az-Latn-AZ"/>
            <w:rPrChange w:id="78" w:author="Aslan" w:date="2024-03-17T20:57:00Z">
              <w:rPr>
                <w:color w:val="000000" w:themeColor="text1"/>
                <w:lang w:val="en-US"/>
              </w:rPr>
            </w:rPrChange>
          </w:rPr>
          <w:tab/>
          <w:t>D)D:/BCD/T/U</w:t>
        </w:r>
      </w:ins>
      <w:ins w:id="79" w:author="Aslan" w:date="2024-03-14T21:51:00Z">
        <w:r w:rsidRPr="0055287A">
          <w:rPr>
            <w:color w:val="000000" w:themeColor="text1"/>
            <w:lang w:val="az-Latn-AZ"/>
            <w:rPrChange w:id="80" w:author="Aslan" w:date="2024-03-17T20:57:00Z">
              <w:rPr>
                <w:color w:val="000000" w:themeColor="text1"/>
                <w:lang w:val="en-US"/>
              </w:rPr>
            </w:rPrChange>
          </w:rPr>
          <w:t>lduz</w:t>
        </w:r>
      </w:ins>
    </w:p>
    <w:p w:rsidR="00B04A85" w:rsidRPr="0055287A" w:rsidRDefault="00B04A85" w:rsidP="00D35454">
      <w:pPr>
        <w:rPr>
          <w:ins w:id="81" w:author="Aslan" w:date="2024-03-14T21:51:00Z"/>
          <w:color w:val="000000" w:themeColor="text1"/>
          <w:lang w:val="az-Latn-AZ"/>
          <w:rPrChange w:id="82" w:author="Aslan" w:date="2024-03-17T20:57:00Z">
            <w:rPr>
              <w:ins w:id="83" w:author="Aslan" w:date="2024-03-14T21:51:00Z"/>
              <w:color w:val="000000" w:themeColor="text1"/>
              <w:lang w:val="en-US"/>
            </w:rPr>
          </w:rPrChange>
        </w:rPr>
      </w:pPr>
      <w:ins w:id="84" w:author="Aslan" w:date="2024-03-14T21:51:00Z">
        <w:r w:rsidRPr="0055287A">
          <w:rPr>
            <w:color w:val="000000" w:themeColor="text1"/>
            <w:lang w:val="az-Latn-AZ"/>
            <w:rPrChange w:id="85" w:author="Aslan" w:date="2024-03-17T20:57:00Z">
              <w:rPr>
                <w:color w:val="000000" w:themeColor="text1"/>
                <w:lang w:val="en-US"/>
              </w:rPr>
            </w:rPrChange>
          </w:rPr>
          <w:lastRenderedPageBreak/>
          <w:t>E)D:/BCD/T/Ulduz/Günəş</w:t>
        </w:r>
      </w:ins>
    </w:p>
    <w:p w:rsidR="00B04A85" w:rsidRPr="0055287A" w:rsidRDefault="00B04A85" w:rsidP="00D35454">
      <w:pPr>
        <w:rPr>
          <w:ins w:id="86" w:author="Aslan" w:date="2024-03-14T21:52:00Z"/>
          <w:color w:val="000000" w:themeColor="text1"/>
          <w:lang w:val="az-Latn-AZ"/>
          <w:rPrChange w:id="87" w:author="Aslan" w:date="2024-03-17T20:57:00Z">
            <w:rPr>
              <w:ins w:id="88" w:author="Aslan" w:date="2024-03-14T21:52:00Z"/>
              <w:color w:val="000000" w:themeColor="text1"/>
              <w:lang w:val="en-US"/>
            </w:rPr>
          </w:rPrChange>
        </w:rPr>
      </w:pPr>
    </w:p>
    <w:p w:rsidR="00B04A85" w:rsidRPr="0055287A" w:rsidRDefault="00B04A85" w:rsidP="00D35454">
      <w:pPr>
        <w:rPr>
          <w:ins w:id="89" w:author="Aslan" w:date="2024-03-14T21:52:00Z"/>
          <w:color w:val="000000" w:themeColor="text1"/>
          <w:lang w:val="az-Latn-AZ"/>
          <w:rPrChange w:id="90" w:author="Aslan" w:date="2024-03-17T20:57:00Z">
            <w:rPr>
              <w:ins w:id="91" w:author="Aslan" w:date="2024-03-14T21:52:00Z"/>
              <w:color w:val="000000" w:themeColor="text1"/>
              <w:lang w:val="en-US"/>
            </w:rPr>
          </w:rPrChange>
        </w:rPr>
      </w:pPr>
    </w:p>
    <w:p w:rsidR="00B04A85" w:rsidRPr="0055287A" w:rsidRDefault="00B04A85" w:rsidP="00D35454">
      <w:pPr>
        <w:rPr>
          <w:ins w:id="92" w:author="Aslan" w:date="2024-03-14T21:52:00Z"/>
          <w:color w:val="000000" w:themeColor="text1"/>
          <w:lang w:val="az-Latn-AZ"/>
          <w:rPrChange w:id="93" w:author="Aslan" w:date="2024-03-17T20:57:00Z">
            <w:rPr>
              <w:ins w:id="94" w:author="Aslan" w:date="2024-03-14T21:52:00Z"/>
              <w:color w:val="000000" w:themeColor="text1"/>
              <w:lang w:val="en-US"/>
            </w:rPr>
          </w:rPrChange>
        </w:rPr>
      </w:pPr>
      <w:ins w:id="95" w:author="Aslan" w:date="2024-03-14T21:52:00Z">
        <w:r w:rsidRPr="0055287A">
          <w:rPr>
            <w:color w:val="000000" w:themeColor="text1"/>
            <w:lang w:val="az-Latn-AZ"/>
            <w:rPrChange w:id="96" w:author="Aslan" w:date="2024-03-17T20:57:00Z">
              <w:rPr>
                <w:color w:val="000000" w:themeColor="text1"/>
                <w:lang w:val="en-US"/>
              </w:rPr>
            </w:rPrChange>
          </w:rPr>
          <w:t>14. Uyğunluğu müəyyən edin.</w:t>
        </w:r>
      </w:ins>
    </w:p>
    <w:p w:rsidR="00B04A85" w:rsidRPr="0055287A" w:rsidRDefault="00B04A85" w:rsidP="00D35454">
      <w:pPr>
        <w:rPr>
          <w:ins w:id="97" w:author="Aslan" w:date="2024-03-14T21:54:00Z"/>
          <w:color w:val="000000" w:themeColor="text1"/>
          <w:lang w:val="az-Latn-AZ"/>
          <w:rPrChange w:id="98" w:author="Aslan" w:date="2024-03-17T20:57:00Z">
            <w:rPr>
              <w:ins w:id="99" w:author="Aslan" w:date="2024-03-14T21:54:00Z"/>
              <w:color w:val="000000" w:themeColor="text1"/>
              <w:lang w:val="en-US"/>
            </w:rPr>
          </w:rPrChange>
        </w:rPr>
      </w:pPr>
      <w:ins w:id="100" w:author="Aslan" w:date="2024-03-14T21:53:00Z">
        <w:r w:rsidRPr="0055287A">
          <w:rPr>
            <w:color w:val="000000" w:themeColor="text1"/>
            <w:lang w:val="az-Latn-AZ"/>
            <w:rPrChange w:id="101" w:author="Aslan" w:date="2024-03-17T20:57:00Z">
              <w:rPr>
                <w:color w:val="000000" w:themeColor="text1"/>
                <w:lang w:val="en-US"/>
              </w:rPr>
            </w:rPrChange>
          </w:rPr>
          <w:t>1.CTRL+I</w:t>
        </w:r>
        <w:r w:rsidRPr="0055287A">
          <w:rPr>
            <w:color w:val="000000" w:themeColor="text1"/>
            <w:lang w:val="az-Latn-AZ"/>
            <w:rPrChange w:id="102" w:author="Aslan" w:date="2024-03-17T20:57:00Z">
              <w:rPr>
                <w:color w:val="000000" w:themeColor="text1"/>
                <w:lang w:val="en-US"/>
              </w:rPr>
            </w:rPrChange>
          </w:rPr>
          <w:tab/>
          <w:t>2. CTRL+Z</w:t>
        </w:r>
        <w:r w:rsidRPr="0055287A">
          <w:rPr>
            <w:color w:val="000000" w:themeColor="text1"/>
            <w:lang w:val="az-Latn-AZ"/>
            <w:rPrChange w:id="103" w:author="Aslan" w:date="2024-03-17T20:57:00Z">
              <w:rPr>
                <w:color w:val="000000" w:themeColor="text1"/>
                <w:lang w:val="en-US"/>
              </w:rPr>
            </w:rPrChange>
          </w:rPr>
          <w:tab/>
          <w:t>3.CTRL</w:t>
        </w:r>
      </w:ins>
      <w:ins w:id="104" w:author="Aslan" w:date="2024-03-14T21:54:00Z">
        <w:r w:rsidRPr="0055287A">
          <w:rPr>
            <w:color w:val="000000" w:themeColor="text1"/>
            <w:lang w:val="az-Latn-AZ"/>
            <w:rPrChange w:id="105" w:author="Aslan" w:date="2024-03-17T20:57:00Z">
              <w:rPr>
                <w:color w:val="000000" w:themeColor="text1"/>
                <w:lang w:val="en-US"/>
              </w:rPr>
            </w:rPrChange>
          </w:rPr>
          <w:t>+U</w:t>
        </w:r>
      </w:ins>
    </w:p>
    <w:p w:rsidR="00B04A85" w:rsidRPr="0055287A" w:rsidRDefault="00B04A85" w:rsidP="00D35454">
      <w:pPr>
        <w:rPr>
          <w:ins w:id="106" w:author="Aslan" w:date="2024-03-14T21:54:00Z"/>
          <w:color w:val="000000" w:themeColor="text1"/>
          <w:lang w:val="az-Latn-AZ"/>
          <w:rPrChange w:id="107" w:author="Aslan" w:date="2024-03-17T20:57:00Z">
            <w:rPr>
              <w:ins w:id="108" w:author="Aslan" w:date="2024-03-14T21:54:00Z"/>
              <w:color w:val="000000" w:themeColor="text1"/>
              <w:lang w:val="en-US"/>
            </w:rPr>
          </w:rPrChange>
        </w:rPr>
      </w:pPr>
      <w:ins w:id="109" w:author="Aslan" w:date="2024-03-14T21:54:00Z">
        <w:r w:rsidRPr="0055287A">
          <w:rPr>
            <w:color w:val="000000" w:themeColor="text1"/>
            <w:lang w:val="az-Latn-AZ"/>
            <w:rPrChange w:id="110" w:author="Aslan" w:date="2024-03-17T20:57:00Z">
              <w:rPr>
                <w:color w:val="000000" w:themeColor="text1"/>
                <w:lang w:val="en-US"/>
              </w:rPr>
            </w:rPrChange>
          </w:rPr>
          <w:t>a. Seçilmiş ifadəni kursiv yazılış halına gətirir.</w:t>
        </w:r>
      </w:ins>
    </w:p>
    <w:p w:rsidR="00B04A85" w:rsidRPr="0055287A" w:rsidRDefault="00B04A85" w:rsidP="00D35454">
      <w:pPr>
        <w:rPr>
          <w:ins w:id="111" w:author="Aslan" w:date="2024-03-14T21:55:00Z"/>
          <w:color w:val="000000" w:themeColor="text1"/>
          <w:lang w:val="az-Latn-AZ"/>
          <w:rPrChange w:id="112" w:author="Aslan" w:date="2024-03-17T20:57:00Z">
            <w:rPr>
              <w:ins w:id="113" w:author="Aslan" w:date="2024-03-14T21:55:00Z"/>
              <w:color w:val="000000" w:themeColor="text1"/>
              <w:lang w:val="en-US"/>
            </w:rPr>
          </w:rPrChange>
        </w:rPr>
      </w:pPr>
      <w:ins w:id="114" w:author="Aslan" w:date="2024-03-14T21:55:00Z">
        <w:r w:rsidRPr="0055287A">
          <w:rPr>
            <w:color w:val="000000" w:themeColor="text1"/>
            <w:lang w:val="az-Latn-AZ"/>
            <w:rPrChange w:id="115" w:author="Aslan" w:date="2024-03-17T20:57:00Z">
              <w:rPr>
                <w:color w:val="000000" w:themeColor="text1"/>
                <w:lang w:val="en-US"/>
              </w:rPr>
            </w:rPrChange>
          </w:rPr>
          <w:t>b. Bütün mətni seçir.</w:t>
        </w:r>
      </w:ins>
    </w:p>
    <w:p w:rsidR="00B04A85" w:rsidRPr="0055287A" w:rsidRDefault="00B04A85" w:rsidP="00D35454">
      <w:pPr>
        <w:rPr>
          <w:ins w:id="116" w:author="Aslan" w:date="2024-03-14T21:55:00Z"/>
          <w:color w:val="000000" w:themeColor="text1"/>
          <w:lang w:val="az-Latn-AZ"/>
          <w:rPrChange w:id="117" w:author="Aslan" w:date="2024-03-17T20:57:00Z">
            <w:rPr>
              <w:ins w:id="118" w:author="Aslan" w:date="2024-03-14T21:55:00Z"/>
              <w:color w:val="000000" w:themeColor="text1"/>
              <w:lang w:val="en-US"/>
            </w:rPr>
          </w:rPrChange>
        </w:rPr>
      </w:pPr>
      <w:ins w:id="119" w:author="Aslan" w:date="2024-03-14T21:55:00Z">
        <w:r w:rsidRPr="0055287A">
          <w:rPr>
            <w:color w:val="000000" w:themeColor="text1"/>
            <w:lang w:val="az-Latn-AZ"/>
            <w:rPrChange w:id="120" w:author="Aslan" w:date="2024-03-17T20:57:00Z">
              <w:rPr>
                <w:color w:val="000000" w:themeColor="text1"/>
                <w:lang w:val="en-US"/>
              </w:rPr>
            </w:rPrChange>
          </w:rPr>
          <w:t>c. Son əməliyyatı ləğv edir.</w:t>
        </w:r>
      </w:ins>
    </w:p>
    <w:p w:rsidR="00B04A85" w:rsidRPr="0055287A" w:rsidRDefault="00B04A85" w:rsidP="00D35454">
      <w:pPr>
        <w:rPr>
          <w:ins w:id="121" w:author="Aslan" w:date="2024-03-14T21:57:00Z"/>
          <w:color w:val="000000" w:themeColor="text1"/>
          <w:lang w:val="az-Latn-AZ"/>
          <w:rPrChange w:id="122" w:author="Aslan" w:date="2024-03-17T20:57:00Z">
            <w:rPr>
              <w:ins w:id="123" w:author="Aslan" w:date="2024-03-14T21:57:00Z"/>
              <w:color w:val="000000" w:themeColor="text1"/>
              <w:lang w:val="en-US"/>
            </w:rPr>
          </w:rPrChange>
        </w:rPr>
      </w:pPr>
      <w:ins w:id="124" w:author="Aslan" w:date="2024-03-14T21:56:00Z">
        <w:r w:rsidRPr="0055287A">
          <w:rPr>
            <w:color w:val="000000" w:themeColor="text1"/>
            <w:lang w:val="az-Latn-AZ"/>
            <w:rPrChange w:id="125" w:author="Aslan" w:date="2024-03-17T20:57:00Z">
              <w:rPr>
                <w:color w:val="000000" w:themeColor="text1"/>
                <w:lang w:val="en-US"/>
              </w:rPr>
            </w:rPrChange>
          </w:rPr>
          <w:t>d. Seçilmiş ifadənin altında</w:t>
        </w:r>
      </w:ins>
      <w:ins w:id="126" w:author="Aslan" w:date="2024-03-14T21:57:00Z">
        <w:r w:rsidRPr="0055287A">
          <w:rPr>
            <w:color w:val="000000" w:themeColor="text1"/>
            <w:lang w:val="az-Latn-AZ"/>
            <w:rPrChange w:id="127" w:author="Aslan" w:date="2024-03-17T20:57:00Z">
              <w:rPr>
                <w:color w:val="000000" w:themeColor="text1"/>
                <w:lang w:val="en-US"/>
              </w:rPr>
            </w:rPrChange>
          </w:rPr>
          <w:t>n xətt çəkir.</w:t>
        </w:r>
      </w:ins>
    </w:p>
    <w:p w:rsidR="00B04A85" w:rsidRDefault="00B04A85" w:rsidP="00D35454">
      <w:pPr>
        <w:rPr>
          <w:ins w:id="128" w:author="Aslan" w:date="2024-03-14T21:57:00Z"/>
          <w:color w:val="000000" w:themeColor="text1"/>
          <w:lang w:val="en-US"/>
        </w:rPr>
      </w:pPr>
      <w:ins w:id="129" w:author="Aslan" w:date="2024-03-14T21:57:00Z">
        <w:r>
          <w:rPr>
            <w:color w:val="000000" w:themeColor="text1"/>
            <w:lang w:val="en-US"/>
          </w:rPr>
          <w:t xml:space="preserve">e. </w:t>
        </w:r>
        <w:proofErr w:type="spellStart"/>
        <w:r>
          <w:rPr>
            <w:color w:val="000000" w:themeColor="text1"/>
            <w:lang w:val="en-US"/>
          </w:rPr>
          <w:t>Seçilmiş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ifadəni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qalınlaşdırır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B04A85" w:rsidRDefault="00B04A85" w:rsidP="00D35454">
      <w:pPr>
        <w:rPr>
          <w:ins w:id="130" w:author="Aslan" w:date="2024-03-14T21:59:00Z"/>
          <w:color w:val="000000" w:themeColor="text1"/>
          <w:lang w:val="en-US"/>
        </w:rPr>
      </w:pPr>
      <w:proofErr w:type="gramStart"/>
      <w:ins w:id="131" w:author="Aslan" w:date="2024-03-14T21:57:00Z">
        <w:r>
          <w:rPr>
            <w:color w:val="000000" w:themeColor="text1"/>
            <w:lang w:val="en-US"/>
          </w:rPr>
          <w:t>A)</w:t>
        </w:r>
      </w:ins>
      <w:ins w:id="132" w:author="Aslan" w:date="2024-03-14T21:58:00Z">
        <w:r>
          <w:rPr>
            <w:color w:val="000000" w:themeColor="text1"/>
            <w:lang w:val="en-US"/>
          </w:rPr>
          <w:t>1</w:t>
        </w:r>
        <w:proofErr w:type="gramEnd"/>
        <w:r>
          <w:rPr>
            <w:color w:val="000000" w:themeColor="text1"/>
            <w:lang w:val="en-US"/>
          </w:rPr>
          <w:t>-B</w:t>
        </w:r>
        <w:r w:rsidR="001C6E7A">
          <w:rPr>
            <w:color w:val="000000" w:themeColor="text1"/>
            <w:lang w:val="en-US"/>
          </w:rPr>
          <w:t xml:space="preserve"> 2-C 3-E</w:t>
        </w:r>
        <w:r w:rsidR="001C6E7A">
          <w:rPr>
            <w:color w:val="000000" w:themeColor="text1"/>
            <w:lang w:val="en-US"/>
          </w:rPr>
          <w:tab/>
          <w:t>B)1-D 2-A 3-E</w:t>
        </w:r>
        <w:r w:rsidR="001C6E7A">
          <w:rPr>
            <w:color w:val="000000" w:themeColor="text1"/>
            <w:lang w:val="en-US"/>
          </w:rPr>
          <w:tab/>
          <w:t>C</w:t>
        </w:r>
      </w:ins>
      <w:ins w:id="133" w:author="Aslan" w:date="2024-03-14T21:59:00Z">
        <w:r w:rsidR="001C6E7A">
          <w:rPr>
            <w:color w:val="000000" w:themeColor="text1"/>
            <w:lang w:val="en-US"/>
          </w:rPr>
          <w:t>)1-C 2-E 3-A</w:t>
        </w:r>
      </w:ins>
    </w:p>
    <w:p w:rsidR="001C6E7A" w:rsidRDefault="001C6E7A" w:rsidP="00D35454">
      <w:pPr>
        <w:rPr>
          <w:ins w:id="134" w:author="Aslan" w:date="2024-03-14T22:00:00Z"/>
          <w:color w:val="000000" w:themeColor="text1"/>
          <w:lang w:val="en-US"/>
        </w:rPr>
      </w:pPr>
      <w:proofErr w:type="gramStart"/>
      <w:ins w:id="135" w:author="Aslan" w:date="2024-03-14T21:59:00Z">
        <w:r>
          <w:rPr>
            <w:color w:val="000000" w:themeColor="text1"/>
            <w:lang w:val="en-US"/>
          </w:rPr>
          <w:t>D)1</w:t>
        </w:r>
        <w:proofErr w:type="gramEnd"/>
        <w:r>
          <w:rPr>
            <w:color w:val="000000" w:themeColor="text1"/>
            <w:lang w:val="en-US"/>
          </w:rPr>
          <w:t>-A 2-C 3-D</w:t>
        </w:r>
        <w:r>
          <w:rPr>
            <w:color w:val="000000" w:themeColor="text1"/>
            <w:lang w:val="en-US"/>
          </w:rPr>
          <w:tab/>
          <w:t>E)1-B 2-A 3-C</w:t>
        </w:r>
      </w:ins>
    </w:p>
    <w:p w:rsidR="001C6E7A" w:rsidRDefault="001C6E7A" w:rsidP="00D35454">
      <w:pPr>
        <w:rPr>
          <w:ins w:id="136" w:author="Aslan" w:date="2024-03-14T22:00:00Z"/>
          <w:color w:val="000000" w:themeColor="text1"/>
          <w:lang w:val="en-US"/>
        </w:rPr>
      </w:pPr>
    </w:p>
    <w:p w:rsidR="001C6E7A" w:rsidRDefault="001C6E7A" w:rsidP="00D35454">
      <w:pPr>
        <w:rPr>
          <w:ins w:id="137" w:author="Aslan" w:date="2024-03-14T22:00:00Z"/>
          <w:color w:val="000000" w:themeColor="text1"/>
          <w:lang w:val="en-US"/>
        </w:rPr>
      </w:pPr>
    </w:p>
    <w:p w:rsidR="001C6E7A" w:rsidRDefault="001C6E7A" w:rsidP="00D35454">
      <w:pPr>
        <w:rPr>
          <w:ins w:id="138" w:author="Aslan" w:date="2024-03-14T22:02:00Z"/>
          <w:color w:val="000000" w:themeColor="text1"/>
          <w:lang w:val="en-US"/>
        </w:rPr>
      </w:pPr>
      <w:ins w:id="139" w:author="Aslan" w:date="2024-03-14T22:00:00Z">
        <w:r>
          <w:rPr>
            <w:color w:val="000000" w:themeColor="text1"/>
            <w:lang w:val="en-US"/>
          </w:rPr>
          <w:t xml:space="preserve">15. </w:t>
        </w:r>
        <w:proofErr w:type="spellStart"/>
        <w:r>
          <w:rPr>
            <w:color w:val="000000" w:themeColor="text1"/>
            <w:lang w:val="en-US"/>
          </w:rPr>
          <w:t>Kamil</w:t>
        </w:r>
        <w:proofErr w:type="spellEnd"/>
        <w:r>
          <w:rPr>
            <w:color w:val="000000" w:themeColor="text1"/>
            <w:lang w:val="en-US"/>
          </w:rPr>
          <w:t xml:space="preserve"> X </w:t>
        </w:r>
        <w:proofErr w:type="spellStart"/>
        <w:r>
          <w:rPr>
            <w:color w:val="000000" w:themeColor="text1"/>
            <w:lang w:val="en-US"/>
          </w:rPr>
          <w:t>mərtəbəli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binanın</w:t>
        </w:r>
        <w:proofErr w:type="spellEnd"/>
        <w:r>
          <w:rPr>
            <w:color w:val="000000" w:themeColor="text1"/>
            <w:lang w:val="en-US"/>
          </w:rPr>
          <w:t xml:space="preserve"> 7-ci </w:t>
        </w:r>
        <w:proofErr w:type="spellStart"/>
        <w:r>
          <w:rPr>
            <w:color w:val="000000" w:themeColor="text1"/>
            <w:lang w:val="en-US"/>
          </w:rPr>
          <w:t>mərtəbəsində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yaşayır</w:t>
        </w:r>
        <w:proofErr w:type="spellEnd"/>
        <w:r>
          <w:rPr>
            <w:color w:val="000000" w:themeColor="text1"/>
            <w:lang w:val="en-US"/>
          </w:rPr>
          <w:t xml:space="preserve">. </w:t>
        </w:r>
      </w:ins>
      <w:proofErr w:type="spellStart"/>
      <w:ins w:id="140" w:author="Aslan" w:date="2024-03-14T22:01:00Z">
        <w:r>
          <w:rPr>
            <w:color w:val="000000" w:themeColor="text1"/>
            <w:lang w:val="en-US"/>
          </w:rPr>
          <w:t>Hər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mərtəbədə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mütləq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şəkildə</w:t>
        </w:r>
        <w:proofErr w:type="spellEnd"/>
        <w:r>
          <w:rPr>
            <w:color w:val="000000" w:themeColor="text1"/>
            <w:lang w:val="en-US"/>
          </w:rPr>
          <w:t xml:space="preserve"> 7 </w:t>
        </w:r>
        <w:proofErr w:type="spellStart"/>
        <w:r>
          <w:rPr>
            <w:color w:val="000000" w:themeColor="text1"/>
            <w:lang w:val="en-US"/>
          </w:rPr>
          <w:t>mənzil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var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mənzilə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fərqli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ikilik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kod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qəbul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edilib</w:t>
        </w:r>
        <w:proofErr w:type="spellEnd"/>
        <w:r>
          <w:rPr>
            <w:color w:val="000000" w:themeColor="text1"/>
            <w:lang w:val="en-US"/>
          </w:rPr>
          <w:t xml:space="preserve">. </w:t>
        </w:r>
      </w:ins>
      <w:proofErr w:type="spellStart"/>
      <w:ins w:id="141" w:author="Aslan" w:date="2024-03-14T22:02:00Z">
        <w:r>
          <w:rPr>
            <w:color w:val="000000" w:themeColor="text1"/>
            <w:lang w:val="en-US"/>
          </w:rPr>
          <w:t>Binadakı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mənzil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sayını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nəzərə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alaraq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mənzilə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bitlik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kod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verilməsinin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məcburu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olduğunu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bilərək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binada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proofErr w:type="gramStart"/>
        <w:r>
          <w:rPr>
            <w:color w:val="000000" w:themeColor="text1"/>
            <w:lang w:val="en-US"/>
          </w:rPr>
          <w:t>ola</w:t>
        </w:r>
        <w:proofErr w:type="spellEnd"/>
        <w:proofErr w:type="gram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biləcək</w:t>
        </w:r>
        <w:proofErr w:type="spellEnd"/>
        <w:r>
          <w:rPr>
            <w:color w:val="000000" w:themeColor="text1"/>
            <w:lang w:val="en-US"/>
          </w:rPr>
          <w:t xml:space="preserve"> minimal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maksimal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mənzil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sayını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tapın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1C6E7A" w:rsidRDefault="001C6E7A" w:rsidP="00D35454">
      <w:pPr>
        <w:rPr>
          <w:ins w:id="142" w:author="Aslan" w:date="2024-03-14T22:04:00Z"/>
          <w:color w:val="000000" w:themeColor="text1"/>
          <w:lang w:val="en-US"/>
        </w:rPr>
      </w:pPr>
      <w:proofErr w:type="gramStart"/>
      <w:ins w:id="143" w:author="Aslan" w:date="2024-03-14T22:03:00Z">
        <w:r>
          <w:rPr>
            <w:color w:val="000000" w:themeColor="text1"/>
            <w:lang w:val="en-US"/>
          </w:rPr>
          <w:t>A)133</w:t>
        </w:r>
        <w:proofErr w:type="gramEnd"/>
        <w:r>
          <w:rPr>
            <w:color w:val="000000" w:themeColor="text1"/>
            <w:lang w:val="en-US"/>
          </w:rPr>
          <w:t>;240</w:t>
        </w:r>
        <w:r>
          <w:rPr>
            <w:color w:val="000000" w:themeColor="text1"/>
            <w:lang w:val="en-US"/>
          </w:rPr>
          <w:tab/>
          <w:t>B</w:t>
        </w:r>
      </w:ins>
      <w:ins w:id="144" w:author="Aslan" w:date="2024-03-14T22:04:00Z">
        <w:r>
          <w:rPr>
            <w:color w:val="000000" w:themeColor="text1"/>
            <w:lang w:val="en-US"/>
          </w:rPr>
          <w:t>)129;256</w:t>
        </w:r>
        <w:r>
          <w:rPr>
            <w:color w:val="000000" w:themeColor="text1"/>
            <w:lang w:val="en-US"/>
          </w:rPr>
          <w:tab/>
          <w:t>C)140;250</w:t>
        </w:r>
      </w:ins>
    </w:p>
    <w:p w:rsidR="001C6E7A" w:rsidRDefault="001C6E7A" w:rsidP="00D35454">
      <w:pPr>
        <w:rPr>
          <w:ins w:id="145" w:author="Aslan" w:date="2024-03-14T22:04:00Z"/>
          <w:color w:val="000000" w:themeColor="text1"/>
          <w:lang w:val="en-US"/>
        </w:rPr>
      </w:pPr>
      <w:proofErr w:type="gramStart"/>
      <w:ins w:id="146" w:author="Aslan" w:date="2024-03-14T22:04:00Z">
        <w:r>
          <w:rPr>
            <w:color w:val="000000" w:themeColor="text1"/>
            <w:lang w:val="en-US"/>
          </w:rPr>
          <w:t>D)133</w:t>
        </w:r>
        <w:proofErr w:type="gramEnd"/>
        <w:r>
          <w:rPr>
            <w:color w:val="000000" w:themeColor="text1"/>
            <w:lang w:val="en-US"/>
          </w:rPr>
          <w:t>;252</w:t>
        </w:r>
        <w:r>
          <w:rPr>
            <w:color w:val="000000" w:themeColor="text1"/>
            <w:lang w:val="en-US"/>
          </w:rPr>
          <w:tab/>
          <w:t>E)147;259</w:t>
        </w:r>
      </w:ins>
    </w:p>
    <w:p w:rsidR="001C6E7A" w:rsidRDefault="001C6E7A" w:rsidP="00D35454">
      <w:pPr>
        <w:rPr>
          <w:ins w:id="147" w:author="Aslan" w:date="2024-03-14T22:04:00Z"/>
          <w:color w:val="000000" w:themeColor="text1"/>
          <w:lang w:val="en-US"/>
        </w:rPr>
      </w:pPr>
    </w:p>
    <w:p w:rsidR="001C6E7A" w:rsidRDefault="001C6E7A" w:rsidP="00D35454">
      <w:pPr>
        <w:rPr>
          <w:ins w:id="148" w:author="Aslan" w:date="2024-03-14T22:04:00Z"/>
          <w:color w:val="000000" w:themeColor="text1"/>
          <w:lang w:val="en-US"/>
        </w:rPr>
      </w:pPr>
    </w:p>
    <w:p w:rsidR="001C6E7A" w:rsidRDefault="001C6E7A" w:rsidP="00D35454">
      <w:pPr>
        <w:rPr>
          <w:ins w:id="149" w:author="Aslan" w:date="2024-03-14T22:06:00Z"/>
          <w:color w:val="000000" w:themeColor="text1"/>
          <w:lang w:val="en-US"/>
        </w:rPr>
      </w:pPr>
      <w:ins w:id="150" w:author="Aslan" w:date="2024-03-14T22:04:00Z">
        <w:r>
          <w:rPr>
            <w:color w:val="000000" w:themeColor="text1"/>
            <w:lang w:val="en-US"/>
          </w:rPr>
          <w:t>16</w:t>
        </w:r>
        <w:proofErr w:type="gramStart"/>
        <w:r>
          <w:rPr>
            <w:color w:val="000000" w:themeColor="text1"/>
            <w:lang w:val="en-US"/>
          </w:rPr>
          <w:t>.A</w:t>
        </w:r>
      </w:ins>
      <w:ins w:id="151" w:author="Aslan" w:date="2024-03-14T22:05:00Z">
        <w:r>
          <w:rPr>
            <w:color w:val="000000" w:themeColor="text1"/>
            <w:lang w:val="en-US"/>
          </w:rPr>
          <w:t>,B,C,D,E,F</w:t>
        </w:r>
        <w:proofErr w:type="gram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Şəxsləri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mağazadan</w:t>
        </w:r>
        <w:proofErr w:type="spellEnd"/>
        <w:r>
          <w:rPr>
            <w:color w:val="000000" w:themeColor="text1"/>
            <w:lang w:val="en-US"/>
          </w:rPr>
          <w:t xml:space="preserve"> roman novella </w:t>
        </w:r>
        <w:proofErr w:type="spellStart"/>
        <w:r>
          <w:rPr>
            <w:color w:val="000000" w:themeColor="text1"/>
            <w:lang w:val="en-US"/>
          </w:rPr>
          <w:t>hekayə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dedektiv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kitabları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jurnallar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almışdır</w:t>
        </w:r>
        <w:proofErr w:type="spellEnd"/>
        <w:r>
          <w:rPr>
            <w:color w:val="000000" w:themeColor="text1"/>
            <w:lang w:val="en-US"/>
          </w:rPr>
          <w:t xml:space="preserve">. </w:t>
        </w:r>
      </w:ins>
      <w:ins w:id="152" w:author="Aslan" w:date="2024-03-14T22:06:00Z">
        <w:r>
          <w:rPr>
            <w:color w:val="000000" w:themeColor="text1"/>
            <w:lang w:val="en-US"/>
          </w:rPr>
          <w:t xml:space="preserve">B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F </w:t>
        </w:r>
        <w:proofErr w:type="spellStart"/>
        <w:proofErr w:type="gramStart"/>
        <w:r>
          <w:rPr>
            <w:color w:val="000000" w:themeColor="text1"/>
            <w:lang w:val="en-US"/>
          </w:rPr>
          <w:t>kişi</w:t>
        </w:r>
        <w:proofErr w:type="spellEnd"/>
        <w:proofErr w:type="gram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digərləri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qadındır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1C6E7A" w:rsidRDefault="00D055E0">
      <w:pPr>
        <w:pStyle w:val="ListParagraph"/>
        <w:numPr>
          <w:ilvl w:val="0"/>
          <w:numId w:val="1"/>
        </w:numPr>
        <w:rPr>
          <w:ins w:id="153" w:author="Aslan" w:date="2024-03-14T22:18:00Z"/>
          <w:color w:val="000000" w:themeColor="text1"/>
          <w:lang w:val="en-US"/>
        </w:rPr>
        <w:pPrChange w:id="154" w:author="Aslan" w:date="2024-03-14T22:16:00Z">
          <w:pPr/>
        </w:pPrChange>
      </w:pPr>
      <w:proofErr w:type="spellStart"/>
      <w:ins w:id="155" w:author="Aslan" w:date="2024-03-14T22:18:00Z">
        <w:r>
          <w:rPr>
            <w:color w:val="000000" w:themeColor="text1"/>
            <w:lang w:val="en-US"/>
          </w:rPr>
          <w:t>Cəmi</w:t>
        </w:r>
        <w:proofErr w:type="spellEnd"/>
        <w:r>
          <w:rPr>
            <w:color w:val="000000" w:themeColor="text1"/>
            <w:lang w:val="en-US"/>
          </w:rPr>
          <w:t xml:space="preserve"> 3 roman 4 novella 2 </w:t>
        </w:r>
        <w:proofErr w:type="spellStart"/>
        <w:r>
          <w:rPr>
            <w:color w:val="000000" w:themeColor="text1"/>
            <w:lang w:val="en-US"/>
          </w:rPr>
          <w:t>hekayə</w:t>
        </w:r>
        <w:proofErr w:type="spellEnd"/>
        <w:r>
          <w:rPr>
            <w:color w:val="000000" w:themeColor="text1"/>
            <w:lang w:val="en-US"/>
          </w:rPr>
          <w:t xml:space="preserve"> 1 </w:t>
        </w:r>
        <w:proofErr w:type="spellStart"/>
        <w:r>
          <w:rPr>
            <w:color w:val="000000" w:themeColor="text1"/>
            <w:lang w:val="en-US"/>
          </w:rPr>
          <w:t>dedektiv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kitabı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2 </w:t>
        </w:r>
        <w:proofErr w:type="spellStart"/>
        <w:r>
          <w:rPr>
            <w:color w:val="000000" w:themeColor="text1"/>
            <w:lang w:val="en-US"/>
          </w:rPr>
          <w:t>jurnal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alınmışdır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D055E0" w:rsidRDefault="00D055E0">
      <w:pPr>
        <w:pStyle w:val="ListParagraph"/>
        <w:numPr>
          <w:ilvl w:val="0"/>
          <w:numId w:val="1"/>
        </w:numPr>
        <w:rPr>
          <w:ins w:id="156" w:author="Aslan" w:date="2024-03-14T22:19:00Z"/>
          <w:color w:val="000000" w:themeColor="text1"/>
          <w:lang w:val="en-US"/>
        </w:rPr>
        <w:pPrChange w:id="157" w:author="Aslan" w:date="2024-03-14T22:16:00Z">
          <w:pPr/>
        </w:pPrChange>
      </w:pPr>
      <w:proofErr w:type="spellStart"/>
      <w:ins w:id="158" w:author="Aslan" w:date="2024-03-14T22:19:00Z">
        <w:r>
          <w:rPr>
            <w:color w:val="000000" w:themeColor="text1"/>
            <w:lang w:val="en-US"/>
          </w:rPr>
          <w:t>Hər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kəs</w:t>
        </w:r>
        <w:proofErr w:type="spellEnd"/>
        <w:r>
          <w:rPr>
            <w:color w:val="000000" w:themeColor="text1"/>
            <w:lang w:val="en-US"/>
          </w:rPr>
          <w:t xml:space="preserve"> 2 </w:t>
        </w:r>
        <w:proofErr w:type="spellStart"/>
        <w:r>
          <w:rPr>
            <w:color w:val="000000" w:themeColor="text1"/>
            <w:lang w:val="en-US"/>
          </w:rPr>
          <w:t>fərqli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kitab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</w:t>
        </w:r>
        <w:proofErr w:type="spellEnd"/>
        <w:r>
          <w:rPr>
            <w:color w:val="000000" w:themeColor="text1"/>
            <w:lang w:val="en-US"/>
          </w:rPr>
          <w:t xml:space="preserve"> da </w:t>
        </w:r>
        <w:proofErr w:type="spellStart"/>
        <w:r>
          <w:rPr>
            <w:color w:val="000000" w:themeColor="text1"/>
            <w:lang w:val="en-US"/>
          </w:rPr>
          <w:t>jurnal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almışdır</w:t>
        </w:r>
        <w:proofErr w:type="spellEnd"/>
      </w:ins>
    </w:p>
    <w:p w:rsidR="00D055E0" w:rsidRDefault="00D055E0">
      <w:pPr>
        <w:pStyle w:val="ListParagraph"/>
        <w:numPr>
          <w:ilvl w:val="0"/>
          <w:numId w:val="1"/>
        </w:numPr>
        <w:rPr>
          <w:ins w:id="159" w:author="Aslan" w:date="2024-03-14T22:20:00Z"/>
          <w:color w:val="000000" w:themeColor="text1"/>
          <w:lang w:val="en-US"/>
        </w:rPr>
        <w:pPrChange w:id="160" w:author="Aslan" w:date="2024-03-14T22:16:00Z">
          <w:pPr/>
        </w:pPrChange>
      </w:pPr>
      <w:proofErr w:type="spellStart"/>
      <w:ins w:id="161" w:author="Aslan" w:date="2024-03-14T22:20:00Z">
        <w:r>
          <w:rPr>
            <w:color w:val="000000" w:themeColor="text1"/>
            <w:lang w:val="en-US"/>
          </w:rPr>
          <w:t>Dedektiv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kitab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qadındır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o </w:t>
        </w:r>
        <w:proofErr w:type="spellStart"/>
        <w:r>
          <w:rPr>
            <w:color w:val="000000" w:themeColor="text1"/>
            <w:lang w:val="en-US"/>
          </w:rPr>
          <w:t>hekayə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kitabı</w:t>
        </w:r>
        <w:proofErr w:type="spellEnd"/>
        <w:r>
          <w:rPr>
            <w:color w:val="000000" w:themeColor="text1"/>
            <w:lang w:val="en-US"/>
          </w:rPr>
          <w:t xml:space="preserve"> da </w:t>
        </w:r>
        <w:proofErr w:type="spellStart"/>
        <w:r>
          <w:rPr>
            <w:color w:val="000000" w:themeColor="text1"/>
            <w:lang w:val="en-US"/>
          </w:rPr>
          <w:t>almışdır</w:t>
        </w:r>
        <w:proofErr w:type="spellEnd"/>
      </w:ins>
    </w:p>
    <w:p w:rsidR="00D055E0" w:rsidRDefault="00035D46">
      <w:pPr>
        <w:pStyle w:val="ListParagraph"/>
        <w:numPr>
          <w:ilvl w:val="0"/>
          <w:numId w:val="1"/>
        </w:numPr>
        <w:rPr>
          <w:ins w:id="162" w:author="Aslan" w:date="2024-03-14T22:21:00Z"/>
          <w:color w:val="000000" w:themeColor="text1"/>
          <w:lang w:val="en-US"/>
        </w:rPr>
        <w:pPrChange w:id="163" w:author="Aslan" w:date="2024-03-14T22:16:00Z">
          <w:pPr/>
        </w:pPrChange>
      </w:pPr>
      <w:ins w:id="164" w:author="Aslan" w:date="2024-03-14T22:20:00Z">
        <w:r>
          <w:rPr>
            <w:color w:val="000000" w:themeColor="text1"/>
            <w:lang w:val="en-US"/>
          </w:rPr>
          <w:t xml:space="preserve">C </w:t>
        </w:r>
      </w:ins>
      <w:proofErr w:type="spellStart"/>
      <w:ins w:id="165" w:author="Aslan" w:date="2024-03-14T22:21:00Z">
        <w:r>
          <w:rPr>
            <w:color w:val="000000" w:themeColor="text1"/>
            <w:lang w:val="en-US"/>
          </w:rPr>
          <w:t>bir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jurnal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dənə</w:t>
        </w:r>
        <w:proofErr w:type="spellEnd"/>
        <w:r>
          <w:rPr>
            <w:color w:val="000000" w:themeColor="text1"/>
            <w:lang w:val="en-US"/>
          </w:rPr>
          <w:t xml:space="preserve"> novella </w:t>
        </w:r>
        <w:proofErr w:type="spellStart"/>
        <w:r>
          <w:rPr>
            <w:color w:val="000000" w:themeColor="text1"/>
            <w:lang w:val="en-US"/>
          </w:rPr>
          <w:t>kitabı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almışdır</w:t>
        </w:r>
        <w:proofErr w:type="spellEnd"/>
      </w:ins>
    </w:p>
    <w:p w:rsidR="00035D46" w:rsidRDefault="00035D46">
      <w:pPr>
        <w:pStyle w:val="ListParagraph"/>
        <w:numPr>
          <w:ilvl w:val="0"/>
          <w:numId w:val="1"/>
        </w:numPr>
        <w:rPr>
          <w:ins w:id="166" w:author="Aslan" w:date="2024-03-14T22:22:00Z"/>
          <w:color w:val="000000" w:themeColor="text1"/>
          <w:lang w:val="en-US"/>
        </w:rPr>
        <w:pPrChange w:id="167" w:author="Aslan" w:date="2024-03-14T22:22:00Z">
          <w:pPr/>
        </w:pPrChange>
      </w:pPr>
      <w:ins w:id="168" w:author="Aslan" w:date="2024-03-14T22:21:00Z">
        <w:r w:rsidRPr="00035D46">
          <w:rPr>
            <w:color w:val="000000" w:themeColor="text1"/>
            <w:lang w:val="en-US"/>
            <w:rPrChange w:id="169" w:author="Aslan" w:date="2024-03-14T22:22:00Z">
              <w:rPr>
                <w:lang w:val="en-US"/>
              </w:rPr>
            </w:rPrChange>
          </w:rPr>
          <w:t xml:space="preserve">D </w:t>
        </w:r>
        <w:proofErr w:type="spellStart"/>
        <w:r w:rsidRPr="00035D46">
          <w:rPr>
            <w:color w:val="000000" w:themeColor="text1"/>
            <w:lang w:val="en-US"/>
            <w:rPrChange w:id="170" w:author="Aslan" w:date="2024-03-14T22:22:00Z">
              <w:rPr>
                <w:lang w:val="en-US"/>
              </w:rPr>
            </w:rPrChange>
          </w:rPr>
          <w:t>və</w:t>
        </w:r>
        <w:proofErr w:type="spellEnd"/>
        <w:r w:rsidRPr="00035D46">
          <w:rPr>
            <w:color w:val="000000" w:themeColor="text1"/>
            <w:lang w:val="en-US"/>
            <w:rPrChange w:id="171" w:author="Aslan" w:date="2024-03-14T22:22:00Z">
              <w:rPr>
                <w:lang w:val="en-US"/>
              </w:rPr>
            </w:rPrChange>
          </w:rPr>
          <w:t xml:space="preserve"> E-</w:t>
        </w:r>
        <w:proofErr w:type="spellStart"/>
        <w:r w:rsidRPr="00035D46">
          <w:rPr>
            <w:color w:val="000000" w:themeColor="text1"/>
            <w:lang w:val="en-US"/>
            <w:rPrChange w:id="172" w:author="Aslan" w:date="2024-03-14T22:22:00Z">
              <w:rPr>
                <w:lang w:val="en-US"/>
              </w:rPr>
            </w:rPrChange>
          </w:rPr>
          <w:t>nin</w:t>
        </w:r>
        <w:proofErr w:type="spellEnd"/>
        <w:r w:rsidRPr="00035D46">
          <w:rPr>
            <w:color w:val="000000" w:themeColor="text1"/>
            <w:lang w:val="en-US"/>
            <w:rPrChange w:id="173" w:author="Aslan" w:date="2024-03-14T22:22:00Z">
              <w:rPr>
                <w:lang w:val="en-US"/>
              </w:rPr>
            </w:rPrChange>
          </w:rPr>
          <w:t xml:space="preserve"> </w:t>
        </w:r>
        <w:proofErr w:type="spellStart"/>
        <w:r w:rsidRPr="00035D46">
          <w:rPr>
            <w:color w:val="000000" w:themeColor="text1"/>
            <w:lang w:val="en-US"/>
            <w:rPrChange w:id="174" w:author="Aslan" w:date="2024-03-14T22:22:00Z">
              <w:rPr>
                <w:lang w:val="en-US"/>
              </w:rPr>
            </w:rPrChange>
          </w:rPr>
          <w:t>aldıqları</w:t>
        </w:r>
        <w:proofErr w:type="spellEnd"/>
        <w:r w:rsidRPr="00035D46">
          <w:rPr>
            <w:color w:val="000000" w:themeColor="text1"/>
            <w:lang w:val="en-US"/>
            <w:rPrChange w:id="175" w:author="Aslan" w:date="2024-03-14T22:22:00Z">
              <w:rPr>
                <w:lang w:val="en-US"/>
              </w:rPr>
            </w:rPrChange>
          </w:rPr>
          <w:t xml:space="preserve"> </w:t>
        </w:r>
        <w:proofErr w:type="spellStart"/>
        <w:r w:rsidRPr="00035D46">
          <w:rPr>
            <w:color w:val="000000" w:themeColor="text1"/>
            <w:lang w:val="en-US"/>
            <w:rPrChange w:id="176" w:author="Aslan" w:date="2024-03-14T22:22:00Z">
              <w:rPr>
                <w:lang w:val="en-US"/>
              </w:rPr>
            </w:rPrChange>
          </w:rPr>
          <w:t>eynidir</w:t>
        </w:r>
        <w:proofErr w:type="spellEnd"/>
        <w:r w:rsidRPr="00035D46">
          <w:rPr>
            <w:color w:val="000000" w:themeColor="text1"/>
            <w:lang w:val="en-US"/>
            <w:rPrChange w:id="177" w:author="Aslan" w:date="2024-03-14T22:22:00Z">
              <w:rPr>
                <w:lang w:val="en-US"/>
              </w:rPr>
            </w:rPrChange>
          </w:rPr>
          <w:t xml:space="preserve">. </w:t>
        </w:r>
      </w:ins>
      <w:ins w:id="178" w:author="Aslan" w:date="2024-03-14T22:22:00Z">
        <w:r w:rsidRPr="00035D46">
          <w:rPr>
            <w:color w:val="000000" w:themeColor="text1"/>
            <w:lang w:val="en-US"/>
            <w:rPrChange w:id="179" w:author="Aslan" w:date="2024-03-14T22:22:00Z">
              <w:rPr>
                <w:lang w:val="en-US"/>
              </w:rPr>
            </w:rPrChange>
          </w:rPr>
          <w:t xml:space="preserve">A </w:t>
        </w:r>
        <w:proofErr w:type="spellStart"/>
        <w:r w:rsidRPr="00035D46">
          <w:rPr>
            <w:color w:val="000000" w:themeColor="text1"/>
            <w:lang w:val="en-US"/>
            <w:rPrChange w:id="180" w:author="Aslan" w:date="2024-03-14T22:22:00Z">
              <w:rPr>
                <w:lang w:val="en-US"/>
              </w:rPr>
            </w:rPrChange>
          </w:rPr>
          <w:t>və</w:t>
        </w:r>
        <w:proofErr w:type="spellEnd"/>
        <w:r w:rsidRPr="00035D46">
          <w:rPr>
            <w:color w:val="000000" w:themeColor="text1"/>
            <w:lang w:val="en-US"/>
            <w:rPrChange w:id="181" w:author="Aslan" w:date="2024-03-14T22:22:00Z">
              <w:rPr>
                <w:lang w:val="en-US"/>
              </w:rPr>
            </w:rPrChange>
          </w:rPr>
          <w:t xml:space="preserve"> B-</w:t>
        </w:r>
        <w:proofErr w:type="spellStart"/>
        <w:r w:rsidRPr="00035D46">
          <w:rPr>
            <w:color w:val="000000" w:themeColor="text1"/>
            <w:lang w:val="en-US"/>
            <w:rPrChange w:id="182" w:author="Aslan" w:date="2024-03-14T22:22:00Z">
              <w:rPr>
                <w:lang w:val="en-US"/>
              </w:rPr>
            </w:rPrChange>
          </w:rPr>
          <w:t>nin</w:t>
        </w:r>
        <w:proofErr w:type="spellEnd"/>
        <w:r w:rsidRPr="00035D46">
          <w:rPr>
            <w:color w:val="000000" w:themeColor="text1"/>
            <w:lang w:val="en-US"/>
            <w:rPrChange w:id="183" w:author="Aslan" w:date="2024-03-14T22:22:00Z">
              <w:rPr>
                <w:lang w:val="en-US"/>
              </w:rPr>
            </w:rPrChange>
          </w:rPr>
          <w:t xml:space="preserve"> </w:t>
        </w:r>
        <w:proofErr w:type="spellStart"/>
        <w:r w:rsidRPr="00035D46">
          <w:rPr>
            <w:color w:val="000000" w:themeColor="text1"/>
            <w:lang w:val="en-US"/>
            <w:rPrChange w:id="184" w:author="Aslan" w:date="2024-03-14T22:22:00Z">
              <w:rPr>
                <w:lang w:val="en-US"/>
              </w:rPr>
            </w:rPrChange>
          </w:rPr>
          <w:t>aldıqları</w:t>
        </w:r>
        <w:proofErr w:type="spellEnd"/>
        <w:r w:rsidRPr="00035D46">
          <w:rPr>
            <w:color w:val="000000" w:themeColor="text1"/>
            <w:lang w:val="en-US"/>
            <w:rPrChange w:id="185" w:author="Aslan" w:date="2024-03-14T22:22:00Z">
              <w:rPr>
                <w:lang w:val="en-US"/>
              </w:rPr>
            </w:rPrChange>
          </w:rPr>
          <w:t xml:space="preserve"> </w:t>
        </w:r>
        <w:proofErr w:type="spellStart"/>
        <w:r w:rsidRPr="00035D46">
          <w:rPr>
            <w:color w:val="000000" w:themeColor="text1"/>
            <w:lang w:val="en-US"/>
            <w:rPrChange w:id="186" w:author="Aslan" w:date="2024-03-14T22:22:00Z">
              <w:rPr>
                <w:lang w:val="en-US"/>
              </w:rPr>
            </w:rPrChange>
          </w:rPr>
          <w:t>fərqlidir</w:t>
        </w:r>
        <w:proofErr w:type="spellEnd"/>
      </w:ins>
    </w:p>
    <w:p w:rsidR="00035D46" w:rsidRDefault="00035D46" w:rsidP="00035D46">
      <w:pPr>
        <w:rPr>
          <w:ins w:id="187" w:author="Aslan" w:date="2024-03-14T22:25:00Z"/>
          <w:color w:val="000000" w:themeColor="text1"/>
          <w:lang w:val="en-US"/>
        </w:rPr>
      </w:pPr>
      <w:proofErr w:type="spellStart"/>
      <w:ins w:id="188" w:author="Aslan" w:date="2024-03-14T22:23:00Z">
        <w:r>
          <w:rPr>
            <w:color w:val="000000" w:themeColor="text1"/>
            <w:lang w:val="en-US"/>
          </w:rPr>
          <w:t>Aşağıdakılardan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hansı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mütləq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doğrudur</w:t>
        </w:r>
        <w:proofErr w:type="spellEnd"/>
        <w:r>
          <w:rPr>
            <w:color w:val="000000" w:themeColor="text1"/>
            <w:lang w:val="en-US"/>
          </w:rPr>
          <w:t>?</w:t>
        </w:r>
      </w:ins>
    </w:p>
    <w:p w:rsidR="00035D46" w:rsidRDefault="00035D46">
      <w:pPr>
        <w:pStyle w:val="ListParagraph"/>
        <w:numPr>
          <w:ilvl w:val="0"/>
          <w:numId w:val="2"/>
        </w:numPr>
        <w:rPr>
          <w:ins w:id="189" w:author="Aslan" w:date="2024-03-14T22:26:00Z"/>
          <w:color w:val="000000" w:themeColor="text1"/>
          <w:lang w:val="en-US"/>
        </w:rPr>
        <w:pPrChange w:id="190" w:author="Aslan" w:date="2024-03-14T22:25:00Z">
          <w:pPr/>
        </w:pPrChange>
      </w:pPr>
      <w:ins w:id="191" w:author="Aslan" w:date="2024-03-14T22:25:00Z">
        <w:r w:rsidRPr="00035D46">
          <w:rPr>
            <w:color w:val="000000" w:themeColor="text1"/>
            <w:lang w:val="en-US"/>
          </w:rPr>
          <w:t xml:space="preserve">A </w:t>
        </w:r>
      </w:ins>
      <w:proofErr w:type="spellStart"/>
      <w:ins w:id="192" w:author="Aslan" w:date="2024-03-14T22:26:00Z">
        <w:r w:rsidRPr="00035D46">
          <w:rPr>
            <w:color w:val="000000" w:themeColor="text1"/>
            <w:lang w:val="en-US"/>
          </w:rPr>
          <w:t>jurnal</w:t>
        </w:r>
        <w:proofErr w:type="spellEnd"/>
        <w:r w:rsidRPr="00035D46">
          <w:rPr>
            <w:color w:val="000000" w:themeColor="text1"/>
            <w:lang w:val="en-US"/>
          </w:rPr>
          <w:t xml:space="preserve"> </w:t>
        </w:r>
        <w:proofErr w:type="spellStart"/>
        <w:r w:rsidRPr="00035D46">
          <w:rPr>
            <w:color w:val="000000" w:themeColor="text1"/>
            <w:lang w:val="en-US"/>
          </w:rPr>
          <w:t>alm</w:t>
        </w:r>
        <w:r>
          <w:rPr>
            <w:color w:val="000000" w:themeColor="text1"/>
            <w:lang w:val="en-US"/>
          </w:rPr>
          <w:t>ışdır</w:t>
        </w:r>
        <w:proofErr w:type="spellEnd"/>
      </w:ins>
    </w:p>
    <w:p w:rsidR="00035D46" w:rsidRDefault="00035D46">
      <w:pPr>
        <w:pStyle w:val="ListParagraph"/>
        <w:numPr>
          <w:ilvl w:val="0"/>
          <w:numId w:val="2"/>
        </w:numPr>
        <w:rPr>
          <w:ins w:id="193" w:author="Aslan" w:date="2024-03-14T22:26:00Z"/>
          <w:color w:val="000000" w:themeColor="text1"/>
          <w:lang w:val="en-US"/>
        </w:rPr>
        <w:pPrChange w:id="194" w:author="Aslan" w:date="2024-03-14T22:25:00Z">
          <w:pPr/>
        </w:pPrChange>
      </w:pPr>
      <w:ins w:id="195" w:author="Aslan" w:date="2024-03-14T22:26:00Z">
        <w:r>
          <w:rPr>
            <w:color w:val="000000" w:themeColor="text1"/>
            <w:lang w:val="en-US"/>
          </w:rPr>
          <w:t xml:space="preserve">D </w:t>
        </w:r>
        <w:proofErr w:type="spellStart"/>
        <w:r>
          <w:rPr>
            <w:color w:val="000000" w:themeColor="text1"/>
            <w:lang w:val="en-US"/>
          </w:rPr>
          <w:t>hekayə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kitabı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almışdır</w:t>
        </w:r>
        <w:proofErr w:type="spellEnd"/>
      </w:ins>
    </w:p>
    <w:p w:rsidR="00035D46" w:rsidRDefault="00035D46">
      <w:pPr>
        <w:pStyle w:val="ListParagraph"/>
        <w:numPr>
          <w:ilvl w:val="0"/>
          <w:numId w:val="2"/>
        </w:numPr>
        <w:rPr>
          <w:ins w:id="196" w:author="Aslan" w:date="2024-03-14T22:26:00Z"/>
          <w:color w:val="000000" w:themeColor="text1"/>
          <w:lang w:val="en-US"/>
        </w:rPr>
        <w:pPrChange w:id="197" w:author="Aslan" w:date="2024-03-14T22:25:00Z">
          <w:pPr/>
        </w:pPrChange>
      </w:pPr>
      <w:ins w:id="198" w:author="Aslan" w:date="2024-03-14T22:26:00Z">
        <w:r>
          <w:rPr>
            <w:color w:val="000000" w:themeColor="text1"/>
            <w:lang w:val="en-US"/>
          </w:rPr>
          <w:t xml:space="preserve">E novella </w:t>
        </w:r>
        <w:proofErr w:type="spellStart"/>
        <w:r>
          <w:rPr>
            <w:color w:val="000000" w:themeColor="text1"/>
            <w:lang w:val="en-US"/>
          </w:rPr>
          <w:t>kitabı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almışdır</w:t>
        </w:r>
        <w:proofErr w:type="spellEnd"/>
      </w:ins>
    </w:p>
    <w:p w:rsidR="00035D46" w:rsidRDefault="00035D46">
      <w:pPr>
        <w:pStyle w:val="ListParagraph"/>
        <w:numPr>
          <w:ilvl w:val="0"/>
          <w:numId w:val="2"/>
        </w:numPr>
        <w:rPr>
          <w:ins w:id="199" w:author="Aslan" w:date="2024-03-14T22:27:00Z"/>
          <w:color w:val="000000" w:themeColor="text1"/>
          <w:lang w:val="en-US"/>
        </w:rPr>
        <w:pPrChange w:id="200" w:author="Aslan" w:date="2024-03-14T22:25:00Z">
          <w:pPr/>
        </w:pPrChange>
      </w:pPr>
      <w:ins w:id="201" w:author="Aslan" w:date="2024-03-14T22:27:00Z">
        <w:r>
          <w:rPr>
            <w:color w:val="000000" w:themeColor="text1"/>
            <w:lang w:val="en-US"/>
          </w:rPr>
          <w:t xml:space="preserve">B roman </w:t>
        </w:r>
        <w:proofErr w:type="spellStart"/>
        <w:r>
          <w:rPr>
            <w:color w:val="000000" w:themeColor="text1"/>
            <w:lang w:val="en-US"/>
          </w:rPr>
          <w:t>kitabı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almışdır</w:t>
        </w:r>
        <w:proofErr w:type="spellEnd"/>
      </w:ins>
    </w:p>
    <w:p w:rsidR="00035D46" w:rsidRDefault="00035D46">
      <w:pPr>
        <w:pStyle w:val="ListParagraph"/>
        <w:numPr>
          <w:ilvl w:val="0"/>
          <w:numId w:val="2"/>
        </w:numPr>
        <w:rPr>
          <w:ins w:id="202" w:author="Aslan" w:date="2024-03-14T22:27:00Z"/>
          <w:color w:val="000000" w:themeColor="text1"/>
          <w:lang w:val="en-US"/>
        </w:rPr>
        <w:pPrChange w:id="203" w:author="Aslan" w:date="2024-03-14T22:25:00Z">
          <w:pPr/>
        </w:pPrChange>
      </w:pPr>
      <w:ins w:id="204" w:author="Aslan" w:date="2024-03-14T22:27:00Z">
        <w:r>
          <w:rPr>
            <w:color w:val="000000" w:themeColor="text1"/>
            <w:lang w:val="en-US"/>
          </w:rPr>
          <w:t xml:space="preserve">F </w:t>
        </w:r>
        <w:proofErr w:type="spellStart"/>
        <w:r>
          <w:rPr>
            <w:color w:val="000000" w:themeColor="text1"/>
            <w:lang w:val="en-US"/>
          </w:rPr>
          <w:t>jurnal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almışdır</w:t>
        </w:r>
        <w:proofErr w:type="spellEnd"/>
      </w:ins>
    </w:p>
    <w:p w:rsidR="00035D46" w:rsidRDefault="00035D46">
      <w:pPr>
        <w:pStyle w:val="ListParagraph"/>
        <w:jc w:val="both"/>
        <w:rPr>
          <w:ins w:id="205" w:author="Aslan" w:date="2024-03-14T22:27:00Z"/>
          <w:color w:val="000000" w:themeColor="text1"/>
          <w:lang w:val="en-US"/>
        </w:rPr>
        <w:pPrChange w:id="206" w:author="Aslan" w:date="2024-03-14T22:27:00Z">
          <w:pPr/>
        </w:pPrChange>
      </w:pPr>
    </w:p>
    <w:p w:rsidR="00035D46" w:rsidRDefault="00035D46">
      <w:pPr>
        <w:jc w:val="both"/>
        <w:rPr>
          <w:ins w:id="207" w:author="Aslan" w:date="2024-03-14T22:27:00Z"/>
          <w:color w:val="000000" w:themeColor="text1"/>
          <w:lang w:val="en-US"/>
        </w:rPr>
        <w:pPrChange w:id="208" w:author="Aslan" w:date="2024-03-14T22:27:00Z">
          <w:pPr/>
        </w:pPrChange>
      </w:pPr>
    </w:p>
    <w:p w:rsidR="00035D46" w:rsidRDefault="00035D46">
      <w:pPr>
        <w:jc w:val="both"/>
        <w:rPr>
          <w:ins w:id="209" w:author="Aslan" w:date="2024-03-14T22:28:00Z"/>
          <w:color w:val="000000" w:themeColor="text1"/>
          <w:lang w:val="en-US"/>
        </w:rPr>
        <w:pPrChange w:id="210" w:author="Aslan" w:date="2024-03-14T22:27:00Z">
          <w:pPr/>
        </w:pPrChange>
      </w:pPr>
      <w:ins w:id="211" w:author="Aslan" w:date="2024-03-14T22:27:00Z">
        <w:r>
          <w:rPr>
            <w:color w:val="000000" w:themeColor="text1"/>
            <w:lang w:val="en-US"/>
          </w:rPr>
          <w:lastRenderedPageBreak/>
          <w:t xml:space="preserve">17. </w:t>
        </w:r>
        <w:proofErr w:type="spellStart"/>
        <w:r>
          <w:rPr>
            <w:color w:val="000000" w:themeColor="text1"/>
            <w:lang w:val="en-US"/>
          </w:rPr>
          <w:t>Alqoritmin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növlərinə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əsasən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uyğunluğunu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müəyyən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edin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035D46" w:rsidRDefault="00035D46">
      <w:pPr>
        <w:jc w:val="both"/>
        <w:rPr>
          <w:ins w:id="212" w:author="Aslan" w:date="2024-03-14T22:28:00Z"/>
          <w:color w:val="000000" w:themeColor="text1"/>
          <w:lang w:val="en-US"/>
        </w:rPr>
        <w:pPrChange w:id="213" w:author="Aslan" w:date="2024-03-14T22:27:00Z">
          <w:pPr/>
        </w:pPrChange>
      </w:pPr>
      <w:proofErr w:type="gramStart"/>
      <w:ins w:id="214" w:author="Aslan" w:date="2024-03-14T22:28:00Z">
        <w:r>
          <w:rPr>
            <w:color w:val="000000" w:themeColor="text1"/>
            <w:lang w:val="en-US"/>
          </w:rPr>
          <w:t>1.Xətti</w:t>
        </w:r>
        <w:proofErr w:type="gramEnd"/>
      </w:ins>
    </w:p>
    <w:p w:rsidR="00035D46" w:rsidRDefault="00035D46">
      <w:pPr>
        <w:jc w:val="both"/>
        <w:rPr>
          <w:ins w:id="215" w:author="Aslan" w:date="2024-03-14T22:28:00Z"/>
          <w:color w:val="000000" w:themeColor="text1"/>
          <w:lang w:val="en-US"/>
        </w:rPr>
        <w:pPrChange w:id="216" w:author="Aslan" w:date="2024-03-14T22:27:00Z">
          <w:pPr/>
        </w:pPrChange>
      </w:pPr>
      <w:proofErr w:type="gramStart"/>
      <w:ins w:id="217" w:author="Aslan" w:date="2024-03-14T22:28:00Z">
        <w:r>
          <w:rPr>
            <w:color w:val="000000" w:themeColor="text1"/>
            <w:lang w:val="en-US"/>
          </w:rPr>
          <w:t>2.Dövri</w:t>
        </w:r>
        <w:proofErr w:type="gramEnd"/>
      </w:ins>
    </w:p>
    <w:p w:rsidR="00035D46" w:rsidRDefault="00035D46">
      <w:pPr>
        <w:jc w:val="both"/>
        <w:rPr>
          <w:ins w:id="218" w:author="Aslan" w:date="2024-03-14T22:29:00Z"/>
          <w:color w:val="000000" w:themeColor="text1"/>
          <w:lang w:val="en-US"/>
        </w:rPr>
        <w:pPrChange w:id="219" w:author="Aslan" w:date="2024-03-14T22:27:00Z">
          <w:pPr/>
        </w:pPrChange>
      </w:pPr>
      <w:proofErr w:type="gramStart"/>
      <w:ins w:id="220" w:author="Aslan" w:date="2024-03-14T22:28:00Z">
        <w:r>
          <w:rPr>
            <w:color w:val="000000" w:themeColor="text1"/>
            <w:lang w:val="en-US"/>
          </w:rPr>
          <w:t>3.</w:t>
        </w:r>
      </w:ins>
      <w:ins w:id="221" w:author="Aslan" w:date="2024-03-14T22:29:00Z">
        <w:r>
          <w:rPr>
            <w:color w:val="000000" w:themeColor="text1"/>
            <w:lang w:val="en-US"/>
          </w:rPr>
          <w:t>Budaqlanan</w:t>
        </w:r>
        <w:proofErr w:type="gramEnd"/>
      </w:ins>
    </w:p>
    <w:p w:rsidR="00035D46" w:rsidRDefault="00035D46">
      <w:pPr>
        <w:jc w:val="both"/>
        <w:rPr>
          <w:ins w:id="222" w:author="Aslan" w:date="2024-03-14T22:32:00Z"/>
          <w:color w:val="000000" w:themeColor="text1"/>
          <w:lang w:val="en-US"/>
        </w:rPr>
        <w:pPrChange w:id="223" w:author="Aslan" w:date="2024-03-14T22:27:00Z">
          <w:pPr/>
        </w:pPrChange>
      </w:pPr>
      <w:ins w:id="224" w:author="Aslan" w:date="2024-03-14T22:29:00Z">
        <w:r>
          <w:rPr>
            <w:color w:val="000000" w:themeColor="text1"/>
            <w:lang w:val="en-US"/>
          </w:rPr>
          <w:t xml:space="preserve">a. </w:t>
        </w:r>
        <w:proofErr w:type="spellStart"/>
        <w:r>
          <w:rPr>
            <w:color w:val="000000" w:themeColor="text1"/>
            <w:lang w:val="en-US"/>
          </w:rPr>
          <w:t>Verilmiş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tərəflərə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  <w:proofErr w:type="spellStart"/>
      <w:ins w:id="225" w:author="Aslan" w:date="2024-03-14T22:32:00Z">
        <w:r w:rsidR="007238FB">
          <w:rPr>
            <w:color w:val="000000" w:themeColor="text1"/>
            <w:lang w:val="en-US"/>
          </w:rPr>
          <w:t>görə</w:t>
        </w:r>
        <w:proofErr w:type="spellEnd"/>
        <w:r w:rsidR="007238FB">
          <w:rPr>
            <w:color w:val="000000" w:themeColor="text1"/>
            <w:lang w:val="en-US"/>
          </w:rPr>
          <w:t xml:space="preserve"> </w:t>
        </w:r>
        <w:proofErr w:type="spellStart"/>
        <w:r w:rsidR="007238FB">
          <w:rPr>
            <w:color w:val="000000" w:themeColor="text1"/>
            <w:lang w:val="en-US"/>
          </w:rPr>
          <w:t>kvadratın</w:t>
        </w:r>
        <w:proofErr w:type="spellEnd"/>
        <w:r w:rsidR="007238FB">
          <w:rPr>
            <w:color w:val="000000" w:themeColor="text1"/>
            <w:lang w:val="en-US"/>
          </w:rPr>
          <w:t xml:space="preserve"> </w:t>
        </w:r>
        <w:proofErr w:type="spellStart"/>
        <w:r w:rsidR="007238FB">
          <w:rPr>
            <w:color w:val="000000" w:themeColor="text1"/>
            <w:lang w:val="en-US"/>
          </w:rPr>
          <w:t>sahəsinin</w:t>
        </w:r>
        <w:proofErr w:type="spellEnd"/>
        <w:r w:rsidR="007238FB">
          <w:rPr>
            <w:color w:val="000000" w:themeColor="text1"/>
            <w:lang w:val="en-US"/>
          </w:rPr>
          <w:t xml:space="preserve"> </w:t>
        </w:r>
        <w:proofErr w:type="spellStart"/>
        <w:r w:rsidR="007238FB">
          <w:rPr>
            <w:color w:val="000000" w:themeColor="text1"/>
            <w:lang w:val="en-US"/>
          </w:rPr>
          <w:t>tapılması</w:t>
        </w:r>
        <w:proofErr w:type="spellEnd"/>
      </w:ins>
    </w:p>
    <w:p w:rsidR="007238FB" w:rsidRDefault="007238FB">
      <w:pPr>
        <w:jc w:val="both"/>
        <w:rPr>
          <w:ins w:id="226" w:author="Aslan" w:date="2024-03-14T22:32:00Z"/>
          <w:color w:val="000000" w:themeColor="text1"/>
          <w:lang w:val="en-US"/>
        </w:rPr>
        <w:pPrChange w:id="227" w:author="Aslan" w:date="2024-03-14T22:27:00Z">
          <w:pPr/>
        </w:pPrChange>
      </w:pPr>
      <w:proofErr w:type="gramStart"/>
      <w:ins w:id="228" w:author="Aslan" w:date="2024-03-14T22:32:00Z">
        <w:r>
          <w:rPr>
            <w:color w:val="000000" w:themeColor="text1"/>
            <w:lang w:val="en-US"/>
          </w:rPr>
          <w:t>b</w:t>
        </w:r>
        <w:proofErr w:type="gramEnd"/>
        <w:r>
          <w:rPr>
            <w:color w:val="000000" w:themeColor="text1"/>
            <w:lang w:val="en-US"/>
          </w:rPr>
          <w:t xml:space="preserve">. 1-dən n-ə </w:t>
        </w:r>
        <w:proofErr w:type="spellStart"/>
        <w:r>
          <w:rPr>
            <w:color w:val="000000" w:themeColor="text1"/>
            <w:lang w:val="en-US"/>
          </w:rPr>
          <w:t>qədər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tək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ədədlərin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kvadratlarının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çap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edilməsi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</w:p>
    <w:p w:rsidR="007238FB" w:rsidRDefault="007238FB">
      <w:pPr>
        <w:jc w:val="both"/>
        <w:rPr>
          <w:ins w:id="229" w:author="Aslan" w:date="2024-03-14T22:33:00Z"/>
          <w:color w:val="000000" w:themeColor="text1"/>
          <w:lang w:val="en-US"/>
        </w:rPr>
        <w:pPrChange w:id="230" w:author="Aslan" w:date="2024-03-14T22:27:00Z">
          <w:pPr/>
        </w:pPrChange>
      </w:pPr>
      <w:proofErr w:type="gramStart"/>
      <w:ins w:id="231" w:author="Aslan" w:date="2024-03-14T22:33:00Z">
        <w:r>
          <w:rPr>
            <w:color w:val="000000" w:themeColor="text1"/>
            <w:lang w:val="en-US"/>
          </w:rPr>
          <w:t>c</w:t>
        </w:r>
        <w:proofErr w:type="gramEnd"/>
        <w:r>
          <w:rPr>
            <w:color w:val="000000" w:themeColor="text1"/>
            <w:lang w:val="en-US"/>
          </w:rPr>
          <w:t xml:space="preserve">. n natural </w:t>
        </w:r>
        <w:proofErr w:type="spellStart"/>
        <w:r>
          <w:rPr>
            <w:color w:val="000000" w:themeColor="text1"/>
            <w:lang w:val="en-US"/>
          </w:rPr>
          <w:t>ədədinin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faktorialının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hesablanması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</w:p>
    <w:p w:rsidR="007238FB" w:rsidRDefault="007238FB">
      <w:pPr>
        <w:jc w:val="both"/>
        <w:rPr>
          <w:ins w:id="232" w:author="Aslan" w:date="2024-03-14T22:33:00Z"/>
          <w:color w:val="000000" w:themeColor="text1"/>
          <w:lang w:val="en-US"/>
        </w:rPr>
        <w:pPrChange w:id="233" w:author="Aslan" w:date="2024-03-14T22:27:00Z">
          <w:pPr/>
        </w:pPrChange>
      </w:pPr>
      <w:ins w:id="234" w:author="Aslan" w:date="2024-03-14T22:33:00Z">
        <w:r>
          <w:rPr>
            <w:color w:val="000000" w:themeColor="text1"/>
            <w:lang w:val="en-US"/>
          </w:rPr>
          <w:t xml:space="preserve">d. </w:t>
        </w:r>
        <w:proofErr w:type="spellStart"/>
        <w:r>
          <w:rPr>
            <w:color w:val="000000" w:themeColor="text1"/>
            <w:lang w:val="en-US"/>
          </w:rPr>
          <w:t>Verilmiş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cüt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tək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olmasının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müəyyən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olunması</w:t>
        </w:r>
        <w:proofErr w:type="spellEnd"/>
      </w:ins>
    </w:p>
    <w:p w:rsidR="007238FB" w:rsidRDefault="007238FB">
      <w:pPr>
        <w:jc w:val="both"/>
        <w:rPr>
          <w:ins w:id="235" w:author="Aslan" w:date="2024-03-14T22:34:00Z"/>
          <w:color w:val="000000" w:themeColor="text1"/>
          <w:lang w:val="en-US"/>
        </w:rPr>
        <w:pPrChange w:id="236" w:author="Aslan" w:date="2024-03-14T22:27:00Z">
          <w:pPr/>
        </w:pPrChange>
      </w:pPr>
      <w:ins w:id="237" w:author="Aslan" w:date="2024-03-14T22:34:00Z">
        <w:r>
          <w:rPr>
            <w:color w:val="000000" w:themeColor="text1"/>
            <w:lang w:val="en-US"/>
          </w:rPr>
          <w:t xml:space="preserve">e. </w:t>
        </w:r>
        <w:proofErr w:type="spellStart"/>
        <w:r>
          <w:rPr>
            <w:color w:val="000000" w:themeColor="text1"/>
            <w:lang w:val="en-US"/>
          </w:rPr>
          <w:t>Kvadrat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tənliyin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köklərinin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tapılması</w:t>
        </w:r>
        <w:proofErr w:type="spellEnd"/>
      </w:ins>
    </w:p>
    <w:p w:rsidR="007238FB" w:rsidRDefault="007238FB">
      <w:pPr>
        <w:jc w:val="both"/>
        <w:rPr>
          <w:ins w:id="238" w:author="Aslan" w:date="2024-03-14T22:34:00Z"/>
          <w:color w:val="000000" w:themeColor="text1"/>
          <w:lang w:val="en-US"/>
        </w:rPr>
        <w:pPrChange w:id="239" w:author="Aslan" w:date="2024-03-14T22:27:00Z">
          <w:pPr/>
        </w:pPrChange>
      </w:pPr>
    </w:p>
    <w:p w:rsidR="007238FB" w:rsidRDefault="007238FB">
      <w:pPr>
        <w:jc w:val="both"/>
        <w:rPr>
          <w:ins w:id="240" w:author="Aslan" w:date="2024-03-14T22:34:00Z"/>
          <w:color w:val="000000" w:themeColor="text1"/>
          <w:lang w:val="en-US"/>
        </w:rPr>
        <w:pPrChange w:id="241" w:author="Aslan" w:date="2024-03-14T22:27:00Z">
          <w:pPr/>
        </w:pPrChange>
      </w:pPr>
    </w:p>
    <w:p w:rsidR="007238FB" w:rsidRDefault="007238FB">
      <w:pPr>
        <w:jc w:val="both"/>
        <w:rPr>
          <w:ins w:id="242" w:author="Aslan" w:date="2024-03-14T22:37:00Z"/>
          <w:color w:val="000000" w:themeColor="text1"/>
          <w:lang w:val="en-US"/>
        </w:rPr>
        <w:pPrChange w:id="243" w:author="Aslan" w:date="2024-03-14T22:27:00Z">
          <w:pPr/>
        </w:pPrChange>
      </w:pPr>
      <w:ins w:id="244" w:author="Aslan" w:date="2024-03-14T22:34:00Z">
        <w:r>
          <w:rPr>
            <w:color w:val="000000" w:themeColor="text1"/>
            <w:lang w:val="en-US"/>
          </w:rPr>
          <w:t xml:space="preserve">18. </w:t>
        </w:r>
        <w:proofErr w:type="spellStart"/>
        <w:r>
          <w:rPr>
            <w:color w:val="000000" w:themeColor="text1"/>
            <w:lang w:val="en-US"/>
          </w:rPr>
          <w:t>Cədvəldə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faylları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adları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onların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informasiya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həcmləri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verilmişdir</w:t>
        </w:r>
        <w:proofErr w:type="spellEnd"/>
        <w:r>
          <w:rPr>
            <w:color w:val="000000" w:themeColor="text1"/>
            <w:lang w:val="en-US"/>
          </w:rPr>
          <w:t xml:space="preserve">. </w:t>
        </w:r>
      </w:ins>
      <w:ins w:id="245" w:author="Aslan" w:date="2024-03-14T22:35:00Z">
        <w:r>
          <w:rPr>
            <w:color w:val="000000" w:themeColor="text1"/>
            <w:lang w:val="en-US"/>
          </w:rPr>
          <w:t xml:space="preserve">Bu </w:t>
        </w:r>
        <w:proofErr w:type="spellStart"/>
        <w:r>
          <w:rPr>
            <w:color w:val="000000" w:themeColor="text1"/>
            <w:lang w:val="en-US"/>
          </w:rPr>
          <w:t>faylların</w:t>
        </w:r>
        <w:proofErr w:type="spellEnd"/>
        <w:r>
          <w:rPr>
            <w:color w:val="000000" w:themeColor="text1"/>
            <w:lang w:val="en-US"/>
          </w:rPr>
          <w:t xml:space="preserve"> 4 </w:t>
        </w:r>
        <w:proofErr w:type="spellStart"/>
        <w:r>
          <w:rPr>
            <w:color w:val="000000" w:themeColor="text1"/>
            <w:lang w:val="en-US"/>
          </w:rPr>
          <w:t>kbayt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klasterə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malik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diskdə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yerləşdiyini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nəzərə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alaraq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bütün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səs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fayllarının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diskdəki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informasiya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həcmlərinin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cəminin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neçə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kbayt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olduğunu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hesablayın</w:t>
        </w:r>
        <w:proofErr w:type="spellEnd"/>
        <w:r>
          <w:rPr>
            <w:color w:val="000000" w:themeColor="text1"/>
            <w:lang w:val="en-US"/>
          </w:rPr>
          <w:t>.</w:t>
        </w:r>
      </w:ins>
    </w:p>
    <w:tbl>
      <w:tblPr>
        <w:tblStyle w:val="TableGrid"/>
        <w:tblpPr w:leftFromText="180" w:rightFromText="180" w:vertAnchor="page" w:horzAnchor="page" w:tblpX="3181" w:tblpY="7846"/>
        <w:tblW w:w="0" w:type="auto"/>
        <w:tblLook w:val="04A0" w:firstRow="1" w:lastRow="0" w:firstColumn="1" w:lastColumn="0" w:noHBand="0" w:noVBand="1"/>
      </w:tblPr>
      <w:tblGrid>
        <w:gridCol w:w="2953"/>
        <w:gridCol w:w="2954"/>
      </w:tblGrid>
      <w:tr w:rsidR="007238FB" w:rsidTr="007238FB">
        <w:trPr>
          <w:trHeight w:val="453"/>
          <w:ins w:id="246" w:author="Aslan" w:date="2024-03-14T22:39:00Z"/>
        </w:trPr>
        <w:tc>
          <w:tcPr>
            <w:tcW w:w="2953" w:type="dxa"/>
          </w:tcPr>
          <w:p w:rsidR="007238FB" w:rsidRPr="00840767" w:rsidRDefault="007238FB" w:rsidP="007238FB">
            <w:pPr>
              <w:jc w:val="both"/>
              <w:rPr>
                <w:ins w:id="247" w:author="Aslan" w:date="2024-03-14T22:39:00Z"/>
                <w:color w:val="000000" w:themeColor="text1"/>
                <w:sz w:val="28"/>
                <w:szCs w:val="28"/>
                <w:lang w:val="en-US"/>
                <w:rPrChange w:id="248" w:author="Aslan" w:date="2024-03-14T22:44:00Z">
                  <w:rPr>
                    <w:ins w:id="249" w:author="Aslan" w:date="2024-03-14T22:39:00Z"/>
                    <w:color w:val="000000" w:themeColor="text1"/>
                    <w:lang w:val="en-US"/>
                  </w:rPr>
                </w:rPrChange>
              </w:rPr>
            </w:pPr>
            <w:proofErr w:type="spellStart"/>
            <w:ins w:id="250" w:author="Aslan" w:date="2024-03-14T22:40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51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Fayllar</w:t>
              </w:r>
            </w:ins>
            <w:proofErr w:type="spellEnd"/>
          </w:p>
        </w:tc>
        <w:tc>
          <w:tcPr>
            <w:tcW w:w="2954" w:type="dxa"/>
          </w:tcPr>
          <w:p w:rsidR="007238FB" w:rsidRPr="00840767" w:rsidRDefault="007238FB" w:rsidP="007238FB">
            <w:pPr>
              <w:jc w:val="both"/>
              <w:rPr>
                <w:ins w:id="252" w:author="Aslan" w:date="2024-03-14T22:39:00Z"/>
                <w:color w:val="000000" w:themeColor="text1"/>
                <w:sz w:val="24"/>
                <w:szCs w:val="24"/>
                <w:lang w:val="en-US"/>
                <w:rPrChange w:id="253" w:author="Aslan" w:date="2024-03-14T22:41:00Z">
                  <w:rPr>
                    <w:ins w:id="254" w:author="Aslan" w:date="2024-03-14T22:39:00Z"/>
                    <w:color w:val="000000" w:themeColor="text1"/>
                    <w:lang w:val="en-US"/>
                  </w:rPr>
                </w:rPrChange>
              </w:rPr>
            </w:pPr>
            <w:proofErr w:type="spellStart"/>
            <w:ins w:id="255" w:author="Aslan" w:date="2024-03-14T22:40:00Z">
              <w:r w:rsidRPr="00840767">
                <w:rPr>
                  <w:color w:val="000000" w:themeColor="text1"/>
                  <w:sz w:val="24"/>
                  <w:szCs w:val="24"/>
                  <w:lang w:val="en-US"/>
                  <w:rPrChange w:id="256" w:author="Aslan" w:date="2024-03-14T22:41:00Z">
                    <w:rPr>
                      <w:color w:val="000000" w:themeColor="text1"/>
                      <w:lang w:val="en-US"/>
                    </w:rPr>
                  </w:rPrChange>
                </w:rPr>
                <w:t>Faylların</w:t>
              </w:r>
              <w:proofErr w:type="spellEnd"/>
              <w:r w:rsidRPr="00840767">
                <w:rPr>
                  <w:color w:val="000000" w:themeColor="text1"/>
                  <w:sz w:val="24"/>
                  <w:szCs w:val="24"/>
                  <w:lang w:val="en-US"/>
                  <w:rPrChange w:id="257" w:author="Aslan" w:date="2024-03-14T22:41:00Z">
                    <w:rPr>
                      <w:color w:val="000000" w:themeColor="text1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840767">
                <w:rPr>
                  <w:color w:val="000000" w:themeColor="text1"/>
                  <w:sz w:val="24"/>
                  <w:szCs w:val="24"/>
                  <w:lang w:val="en-US"/>
                  <w:rPrChange w:id="258" w:author="Aslan" w:date="2024-03-14T22:41:00Z">
                    <w:rPr>
                      <w:color w:val="000000" w:themeColor="text1"/>
                      <w:lang w:val="en-US"/>
                    </w:rPr>
                  </w:rPrChange>
                </w:rPr>
                <w:t>informasiya</w:t>
              </w:r>
              <w:proofErr w:type="spellEnd"/>
              <w:r w:rsidRPr="00840767">
                <w:rPr>
                  <w:color w:val="000000" w:themeColor="text1"/>
                  <w:sz w:val="24"/>
                  <w:szCs w:val="24"/>
                  <w:lang w:val="en-US"/>
                  <w:rPrChange w:id="259" w:author="Aslan" w:date="2024-03-14T22:41:00Z">
                    <w:rPr>
                      <w:color w:val="000000" w:themeColor="text1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840767">
                <w:rPr>
                  <w:color w:val="000000" w:themeColor="text1"/>
                  <w:sz w:val="24"/>
                  <w:szCs w:val="24"/>
                  <w:lang w:val="en-US"/>
                  <w:rPrChange w:id="260" w:author="Aslan" w:date="2024-03-14T22:41:00Z">
                    <w:rPr>
                      <w:color w:val="000000" w:themeColor="text1"/>
                      <w:lang w:val="en-US"/>
                    </w:rPr>
                  </w:rPrChange>
                </w:rPr>
                <w:t>həcmi</w:t>
              </w:r>
            </w:ins>
            <w:proofErr w:type="spellEnd"/>
          </w:p>
        </w:tc>
      </w:tr>
      <w:tr w:rsidR="007238FB" w:rsidTr="007238FB">
        <w:trPr>
          <w:trHeight w:val="453"/>
          <w:ins w:id="261" w:author="Aslan" w:date="2024-03-14T22:39:00Z"/>
        </w:trPr>
        <w:tc>
          <w:tcPr>
            <w:tcW w:w="2953" w:type="dxa"/>
          </w:tcPr>
          <w:p w:rsidR="00840767" w:rsidRPr="00840767" w:rsidRDefault="00840767" w:rsidP="007238FB">
            <w:pPr>
              <w:jc w:val="both"/>
              <w:rPr>
                <w:ins w:id="262" w:author="Aslan" w:date="2024-03-14T22:39:00Z"/>
                <w:color w:val="000000" w:themeColor="text1"/>
                <w:sz w:val="28"/>
                <w:szCs w:val="28"/>
                <w:lang w:val="en-US"/>
                <w:rPrChange w:id="263" w:author="Aslan" w:date="2024-03-14T22:44:00Z">
                  <w:rPr>
                    <w:ins w:id="264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265" w:author="Aslan" w:date="2024-03-14T22:41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66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İlqar.exe</w:t>
              </w:r>
            </w:ins>
          </w:p>
        </w:tc>
        <w:tc>
          <w:tcPr>
            <w:tcW w:w="2954" w:type="dxa"/>
          </w:tcPr>
          <w:p w:rsidR="007238FB" w:rsidRPr="00840767" w:rsidRDefault="00840767" w:rsidP="007238FB">
            <w:pPr>
              <w:jc w:val="both"/>
              <w:rPr>
                <w:ins w:id="267" w:author="Aslan" w:date="2024-03-14T22:39:00Z"/>
                <w:color w:val="000000" w:themeColor="text1"/>
                <w:sz w:val="28"/>
                <w:szCs w:val="28"/>
                <w:lang w:val="en-US"/>
                <w:rPrChange w:id="268" w:author="Aslan" w:date="2024-03-14T22:44:00Z">
                  <w:rPr>
                    <w:ins w:id="269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270" w:author="Aslan" w:date="2024-03-14T22:43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71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 xml:space="preserve">25 </w:t>
              </w:r>
              <w:proofErr w:type="spellStart"/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72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kbayt</w:t>
              </w:r>
            </w:ins>
            <w:proofErr w:type="spellEnd"/>
          </w:p>
        </w:tc>
      </w:tr>
      <w:tr w:rsidR="007238FB" w:rsidTr="007238FB">
        <w:trPr>
          <w:trHeight w:val="453"/>
          <w:ins w:id="273" w:author="Aslan" w:date="2024-03-14T22:39:00Z"/>
        </w:trPr>
        <w:tc>
          <w:tcPr>
            <w:tcW w:w="2953" w:type="dxa"/>
          </w:tcPr>
          <w:p w:rsidR="007238FB" w:rsidRPr="00840767" w:rsidRDefault="00840767" w:rsidP="007238FB">
            <w:pPr>
              <w:jc w:val="both"/>
              <w:rPr>
                <w:ins w:id="274" w:author="Aslan" w:date="2024-03-14T22:39:00Z"/>
                <w:color w:val="000000" w:themeColor="text1"/>
                <w:sz w:val="28"/>
                <w:szCs w:val="28"/>
                <w:lang w:val="en-US"/>
                <w:rPrChange w:id="275" w:author="Aslan" w:date="2024-03-14T22:44:00Z">
                  <w:rPr>
                    <w:ins w:id="276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277" w:author="Aslan" w:date="2024-03-14T22:41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78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Duyğu.mp3</w:t>
              </w:r>
            </w:ins>
          </w:p>
        </w:tc>
        <w:tc>
          <w:tcPr>
            <w:tcW w:w="2954" w:type="dxa"/>
          </w:tcPr>
          <w:p w:rsidR="007238FB" w:rsidRPr="00840767" w:rsidRDefault="00840767" w:rsidP="007238FB">
            <w:pPr>
              <w:jc w:val="both"/>
              <w:rPr>
                <w:ins w:id="279" w:author="Aslan" w:date="2024-03-14T22:39:00Z"/>
                <w:color w:val="000000" w:themeColor="text1"/>
                <w:sz w:val="28"/>
                <w:szCs w:val="28"/>
                <w:lang w:val="en-US"/>
                <w:rPrChange w:id="280" w:author="Aslan" w:date="2024-03-14T22:44:00Z">
                  <w:rPr>
                    <w:ins w:id="281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282" w:author="Aslan" w:date="2024-03-14T22:43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83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 xml:space="preserve">33 </w:t>
              </w:r>
              <w:proofErr w:type="spellStart"/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84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kbayt</w:t>
              </w:r>
            </w:ins>
            <w:proofErr w:type="spellEnd"/>
          </w:p>
        </w:tc>
      </w:tr>
      <w:tr w:rsidR="007238FB" w:rsidTr="007238FB">
        <w:trPr>
          <w:trHeight w:val="453"/>
          <w:ins w:id="285" w:author="Aslan" w:date="2024-03-14T22:39:00Z"/>
        </w:trPr>
        <w:tc>
          <w:tcPr>
            <w:tcW w:w="2953" w:type="dxa"/>
          </w:tcPr>
          <w:p w:rsidR="007238FB" w:rsidRPr="00840767" w:rsidRDefault="00840767" w:rsidP="007238FB">
            <w:pPr>
              <w:jc w:val="both"/>
              <w:rPr>
                <w:ins w:id="286" w:author="Aslan" w:date="2024-03-14T22:39:00Z"/>
                <w:color w:val="000000" w:themeColor="text1"/>
                <w:sz w:val="28"/>
                <w:szCs w:val="28"/>
                <w:lang w:val="en-US"/>
                <w:rPrChange w:id="287" w:author="Aslan" w:date="2024-03-14T22:44:00Z">
                  <w:rPr>
                    <w:ins w:id="288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289" w:author="Aslan" w:date="2024-03-14T22:41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90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Aydın.</w:t>
              </w:r>
            </w:ins>
            <w:ins w:id="291" w:author="Aslan" w:date="2024-03-14T22:42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92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wav</w:t>
              </w:r>
            </w:ins>
          </w:p>
        </w:tc>
        <w:tc>
          <w:tcPr>
            <w:tcW w:w="2954" w:type="dxa"/>
          </w:tcPr>
          <w:p w:rsidR="007238FB" w:rsidRPr="00840767" w:rsidRDefault="00840767" w:rsidP="007238FB">
            <w:pPr>
              <w:jc w:val="both"/>
              <w:rPr>
                <w:ins w:id="293" w:author="Aslan" w:date="2024-03-14T22:39:00Z"/>
                <w:color w:val="000000" w:themeColor="text1"/>
                <w:sz w:val="28"/>
                <w:szCs w:val="28"/>
                <w:lang w:val="en-US"/>
                <w:rPrChange w:id="294" w:author="Aslan" w:date="2024-03-14T22:44:00Z">
                  <w:rPr>
                    <w:ins w:id="295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296" w:author="Aslan" w:date="2024-03-14T22:43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97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 xml:space="preserve">37 </w:t>
              </w:r>
              <w:proofErr w:type="spellStart"/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298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kbayt</w:t>
              </w:r>
            </w:ins>
            <w:proofErr w:type="spellEnd"/>
          </w:p>
        </w:tc>
      </w:tr>
      <w:tr w:rsidR="007238FB" w:rsidTr="007238FB">
        <w:trPr>
          <w:trHeight w:val="453"/>
          <w:ins w:id="299" w:author="Aslan" w:date="2024-03-14T22:39:00Z"/>
        </w:trPr>
        <w:tc>
          <w:tcPr>
            <w:tcW w:w="2953" w:type="dxa"/>
          </w:tcPr>
          <w:p w:rsidR="007238FB" w:rsidRPr="00840767" w:rsidRDefault="00840767" w:rsidP="007238FB">
            <w:pPr>
              <w:jc w:val="both"/>
              <w:rPr>
                <w:ins w:id="300" w:author="Aslan" w:date="2024-03-14T22:39:00Z"/>
                <w:color w:val="000000" w:themeColor="text1"/>
                <w:sz w:val="28"/>
                <w:szCs w:val="28"/>
                <w:lang w:val="en-US"/>
                <w:rPrChange w:id="301" w:author="Aslan" w:date="2024-03-14T22:44:00Z">
                  <w:rPr>
                    <w:ins w:id="302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303" w:author="Aslan" w:date="2024-03-14T22:42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04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Qurban.mpg</w:t>
              </w:r>
            </w:ins>
          </w:p>
        </w:tc>
        <w:tc>
          <w:tcPr>
            <w:tcW w:w="2954" w:type="dxa"/>
          </w:tcPr>
          <w:p w:rsidR="007238FB" w:rsidRPr="00840767" w:rsidRDefault="00840767" w:rsidP="007238FB">
            <w:pPr>
              <w:jc w:val="both"/>
              <w:rPr>
                <w:ins w:id="305" w:author="Aslan" w:date="2024-03-14T22:39:00Z"/>
                <w:color w:val="000000" w:themeColor="text1"/>
                <w:sz w:val="28"/>
                <w:szCs w:val="28"/>
                <w:lang w:val="en-US"/>
                <w:rPrChange w:id="306" w:author="Aslan" w:date="2024-03-14T22:44:00Z">
                  <w:rPr>
                    <w:ins w:id="307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308" w:author="Aslan" w:date="2024-03-14T22:43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09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 xml:space="preserve">41 </w:t>
              </w:r>
              <w:proofErr w:type="spellStart"/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10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kbayt</w:t>
              </w:r>
            </w:ins>
            <w:proofErr w:type="spellEnd"/>
          </w:p>
        </w:tc>
      </w:tr>
      <w:tr w:rsidR="007238FB" w:rsidTr="007238FB">
        <w:trPr>
          <w:trHeight w:val="453"/>
          <w:ins w:id="311" w:author="Aslan" w:date="2024-03-14T22:39:00Z"/>
        </w:trPr>
        <w:tc>
          <w:tcPr>
            <w:tcW w:w="2953" w:type="dxa"/>
          </w:tcPr>
          <w:p w:rsidR="007238FB" w:rsidRPr="00840767" w:rsidRDefault="00840767" w:rsidP="007238FB">
            <w:pPr>
              <w:jc w:val="both"/>
              <w:rPr>
                <w:ins w:id="312" w:author="Aslan" w:date="2024-03-14T22:39:00Z"/>
                <w:color w:val="000000" w:themeColor="text1"/>
                <w:sz w:val="28"/>
                <w:szCs w:val="28"/>
                <w:lang w:val="en-US"/>
                <w:rPrChange w:id="313" w:author="Aslan" w:date="2024-03-14T22:44:00Z">
                  <w:rPr>
                    <w:ins w:id="314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315" w:author="Aslan" w:date="2024-03-14T22:42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16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Şəfəq.pdf</w:t>
              </w:r>
            </w:ins>
          </w:p>
        </w:tc>
        <w:tc>
          <w:tcPr>
            <w:tcW w:w="2954" w:type="dxa"/>
          </w:tcPr>
          <w:p w:rsidR="007238FB" w:rsidRPr="00840767" w:rsidRDefault="00840767" w:rsidP="007238FB">
            <w:pPr>
              <w:jc w:val="both"/>
              <w:rPr>
                <w:ins w:id="317" w:author="Aslan" w:date="2024-03-14T22:39:00Z"/>
                <w:color w:val="000000" w:themeColor="text1"/>
                <w:sz w:val="28"/>
                <w:szCs w:val="28"/>
                <w:lang w:val="en-US"/>
                <w:rPrChange w:id="318" w:author="Aslan" w:date="2024-03-14T22:44:00Z">
                  <w:rPr>
                    <w:ins w:id="319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320" w:author="Aslan" w:date="2024-03-14T22:43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21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 xml:space="preserve">45 </w:t>
              </w:r>
              <w:proofErr w:type="spellStart"/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22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kbayt</w:t>
              </w:r>
            </w:ins>
            <w:proofErr w:type="spellEnd"/>
          </w:p>
        </w:tc>
      </w:tr>
      <w:tr w:rsidR="007238FB" w:rsidTr="007238FB">
        <w:trPr>
          <w:trHeight w:val="453"/>
          <w:ins w:id="323" w:author="Aslan" w:date="2024-03-14T22:39:00Z"/>
        </w:trPr>
        <w:tc>
          <w:tcPr>
            <w:tcW w:w="2953" w:type="dxa"/>
          </w:tcPr>
          <w:p w:rsidR="007238FB" w:rsidRPr="00840767" w:rsidRDefault="00840767" w:rsidP="007238FB">
            <w:pPr>
              <w:jc w:val="both"/>
              <w:rPr>
                <w:ins w:id="324" w:author="Aslan" w:date="2024-03-14T22:39:00Z"/>
                <w:color w:val="000000" w:themeColor="text1"/>
                <w:sz w:val="28"/>
                <w:szCs w:val="28"/>
                <w:lang w:val="en-US"/>
                <w:rPrChange w:id="325" w:author="Aslan" w:date="2024-03-14T22:44:00Z">
                  <w:rPr>
                    <w:ins w:id="326" w:author="Aslan" w:date="2024-03-14T22:39:00Z"/>
                    <w:color w:val="000000" w:themeColor="text1"/>
                    <w:lang w:val="en-US"/>
                  </w:rPr>
                </w:rPrChange>
              </w:rPr>
            </w:pPr>
            <w:proofErr w:type="spellStart"/>
            <w:ins w:id="327" w:author="Aslan" w:date="2024-03-14T22:43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28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Aysu.midi</w:t>
              </w:r>
            </w:ins>
            <w:proofErr w:type="spellEnd"/>
          </w:p>
        </w:tc>
        <w:tc>
          <w:tcPr>
            <w:tcW w:w="2954" w:type="dxa"/>
          </w:tcPr>
          <w:p w:rsidR="007238FB" w:rsidRPr="00840767" w:rsidRDefault="00840767" w:rsidP="007238FB">
            <w:pPr>
              <w:jc w:val="both"/>
              <w:rPr>
                <w:ins w:id="329" w:author="Aslan" w:date="2024-03-14T22:39:00Z"/>
                <w:color w:val="000000" w:themeColor="text1"/>
                <w:sz w:val="28"/>
                <w:szCs w:val="28"/>
                <w:lang w:val="en-US"/>
                <w:rPrChange w:id="330" w:author="Aslan" w:date="2024-03-14T22:44:00Z">
                  <w:rPr>
                    <w:ins w:id="331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332" w:author="Aslan" w:date="2024-03-14T22:43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33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 xml:space="preserve">49 </w:t>
              </w:r>
              <w:proofErr w:type="spellStart"/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34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kbayt</w:t>
              </w:r>
            </w:ins>
            <w:proofErr w:type="spellEnd"/>
          </w:p>
        </w:tc>
      </w:tr>
      <w:tr w:rsidR="007238FB" w:rsidTr="007238FB">
        <w:trPr>
          <w:trHeight w:val="554"/>
          <w:ins w:id="335" w:author="Aslan" w:date="2024-03-14T22:39:00Z"/>
        </w:trPr>
        <w:tc>
          <w:tcPr>
            <w:tcW w:w="2953" w:type="dxa"/>
          </w:tcPr>
          <w:p w:rsidR="007238FB" w:rsidRPr="00840767" w:rsidRDefault="00840767" w:rsidP="007238FB">
            <w:pPr>
              <w:jc w:val="both"/>
              <w:rPr>
                <w:ins w:id="336" w:author="Aslan" w:date="2024-03-14T22:39:00Z"/>
                <w:color w:val="000000" w:themeColor="text1"/>
                <w:sz w:val="28"/>
                <w:szCs w:val="28"/>
                <w:lang w:val="en-US"/>
                <w:rPrChange w:id="337" w:author="Aslan" w:date="2024-03-14T22:44:00Z">
                  <w:rPr>
                    <w:ins w:id="338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339" w:author="Aslan" w:date="2024-03-14T22:43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40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Asif.xls</w:t>
              </w:r>
            </w:ins>
          </w:p>
        </w:tc>
        <w:tc>
          <w:tcPr>
            <w:tcW w:w="2954" w:type="dxa"/>
          </w:tcPr>
          <w:p w:rsidR="007238FB" w:rsidRPr="00840767" w:rsidRDefault="00840767" w:rsidP="007238FB">
            <w:pPr>
              <w:jc w:val="both"/>
              <w:rPr>
                <w:ins w:id="341" w:author="Aslan" w:date="2024-03-14T22:39:00Z"/>
                <w:color w:val="000000" w:themeColor="text1"/>
                <w:sz w:val="28"/>
                <w:szCs w:val="28"/>
                <w:lang w:val="en-US"/>
                <w:rPrChange w:id="342" w:author="Aslan" w:date="2024-03-14T22:44:00Z">
                  <w:rPr>
                    <w:ins w:id="343" w:author="Aslan" w:date="2024-03-14T22:39:00Z"/>
                    <w:color w:val="000000" w:themeColor="text1"/>
                    <w:lang w:val="en-US"/>
                  </w:rPr>
                </w:rPrChange>
              </w:rPr>
            </w:pPr>
            <w:ins w:id="344" w:author="Aslan" w:date="2024-03-14T22:43:00Z"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45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 xml:space="preserve">53 </w:t>
              </w:r>
              <w:proofErr w:type="spellStart"/>
              <w:r w:rsidRPr="00840767">
                <w:rPr>
                  <w:color w:val="000000" w:themeColor="text1"/>
                  <w:sz w:val="28"/>
                  <w:szCs w:val="28"/>
                  <w:lang w:val="en-US"/>
                  <w:rPrChange w:id="346" w:author="Aslan" w:date="2024-03-14T22:44:00Z">
                    <w:rPr>
                      <w:color w:val="000000" w:themeColor="text1"/>
                      <w:lang w:val="en-US"/>
                    </w:rPr>
                  </w:rPrChange>
                </w:rPr>
                <w:t>kbayt</w:t>
              </w:r>
            </w:ins>
            <w:proofErr w:type="spellEnd"/>
          </w:p>
        </w:tc>
      </w:tr>
    </w:tbl>
    <w:p w:rsidR="007238FB" w:rsidRDefault="007238FB">
      <w:pPr>
        <w:jc w:val="both"/>
        <w:rPr>
          <w:ins w:id="347" w:author="Aslan" w:date="2024-03-16T20:12:00Z"/>
          <w:color w:val="000000" w:themeColor="text1"/>
          <w:lang w:val="en-US"/>
        </w:rPr>
        <w:pPrChange w:id="348" w:author="Aslan" w:date="2024-03-14T22:27:00Z">
          <w:pPr/>
        </w:pPrChange>
      </w:pPr>
    </w:p>
    <w:p w:rsidR="00E7458E" w:rsidRDefault="00E7458E">
      <w:pPr>
        <w:jc w:val="both"/>
        <w:rPr>
          <w:ins w:id="349" w:author="Aslan" w:date="2024-03-16T20:12:00Z"/>
          <w:color w:val="000000" w:themeColor="text1"/>
          <w:lang w:val="en-US"/>
        </w:rPr>
        <w:pPrChange w:id="350" w:author="Aslan" w:date="2024-03-14T22:27:00Z">
          <w:pPr/>
        </w:pPrChange>
      </w:pPr>
    </w:p>
    <w:p w:rsidR="00E7458E" w:rsidRDefault="00E7458E">
      <w:pPr>
        <w:jc w:val="both"/>
        <w:rPr>
          <w:ins w:id="351" w:author="Aslan" w:date="2024-03-16T20:12:00Z"/>
          <w:color w:val="000000" w:themeColor="text1"/>
          <w:lang w:val="en-US"/>
        </w:rPr>
        <w:pPrChange w:id="352" w:author="Aslan" w:date="2024-03-14T22:27:00Z">
          <w:pPr/>
        </w:pPrChange>
      </w:pPr>
    </w:p>
    <w:p w:rsidR="00E7458E" w:rsidRDefault="00E7458E">
      <w:pPr>
        <w:jc w:val="both"/>
        <w:rPr>
          <w:ins w:id="353" w:author="Aslan" w:date="2024-03-16T20:12:00Z"/>
          <w:color w:val="000000" w:themeColor="text1"/>
          <w:lang w:val="en-US"/>
        </w:rPr>
        <w:pPrChange w:id="354" w:author="Aslan" w:date="2024-03-14T22:27:00Z">
          <w:pPr/>
        </w:pPrChange>
      </w:pPr>
    </w:p>
    <w:p w:rsidR="00E7458E" w:rsidRDefault="00E7458E">
      <w:pPr>
        <w:jc w:val="both"/>
        <w:rPr>
          <w:ins w:id="355" w:author="Aslan" w:date="2024-03-16T20:12:00Z"/>
          <w:color w:val="000000" w:themeColor="text1"/>
          <w:lang w:val="en-US"/>
        </w:rPr>
        <w:pPrChange w:id="356" w:author="Aslan" w:date="2024-03-14T22:27:00Z">
          <w:pPr/>
        </w:pPrChange>
      </w:pPr>
    </w:p>
    <w:p w:rsidR="00E7458E" w:rsidRDefault="00E7458E">
      <w:pPr>
        <w:jc w:val="both"/>
        <w:rPr>
          <w:ins w:id="357" w:author="Aslan" w:date="2024-03-16T20:12:00Z"/>
          <w:color w:val="000000" w:themeColor="text1"/>
          <w:lang w:val="en-US"/>
        </w:rPr>
        <w:pPrChange w:id="358" w:author="Aslan" w:date="2024-03-14T22:27:00Z">
          <w:pPr/>
        </w:pPrChange>
      </w:pPr>
    </w:p>
    <w:p w:rsidR="00E7458E" w:rsidRDefault="00E7458E">
      <w:pPr>
        <w:jc w:val="both"/>
        <w:rPr>
          <w:ins w:id="359" w:author="Aslan" w:date="2024-03-16T20:12:00Z"/>
          <w:color w:val="000000" w:themeColor="text1"/>
          <w:lang w:val="en-US"/>
        </w:rPr>
        <w:pPrChange w:id="360" w:author="Aslan" w:date="2024-03-14T22:27:00Z">
          <w:pPr/>
        </w:pPrChange>
      </w:pPr>
    </w:p>
    <w:p w:rsidR="00E7458E" w:rsidRDefault="00E7458E">
      <w:pPr>
        <w:jc w:val="both"/>
        <w:rPr>
          <w:ins w:id="361" w:author="Aslan" w:date="2024-03-16T20:12:00Z"/>
          <w:color w:val="000000" w:themeColor="text1"/>
          <w:lang w:val="en-US"/>
        </w:rPr>
        <w:pPrChange w:id="362" w:author="Aslan" w:date="2024-03-14T22:27:00Z">
          <w:pPr/>
        </w:pPrChange>
      </w:pPr>
    </w:p>
    <w:p w:rsidR="00E7458E" w:rsidRDefault="00E7458E">
      <w:pPr>
        <w:jc w:val="both"/>
        <w:rPr>
          <w:ins w:id="363" w:author="Aslan" w:date="2024-03-16T20:12:00Z"/>
          <w:color w:val="000000" w:themeColor="text1"/>
          <w:lang w:val="en-US"/>
        </w:rPr>
        <w:pPrChange w:id="364" w:author="Aslan" w:date="2024-03-14T22:27:00Z">
          <w:pPr/>
        </w:pPrChange>
      </w:pPr>
    </w:p>
    <w:p w:rsidR="00E7458E" w:rsidRDefault="00E7458E">
      <w:pPr>
        <w:jc w:val="both"/>
        <w:rPr>
          <w:ins w:id="365" w:author="Aslan" w:date="2024-03-16T20:12:00Z"/>
          <w:color w:val="000000" w:themeColor="text1"/>
          <w:lang w:val="en-US"/>
        </w:rPr>
        <w:pPrChange w:id="366" w:author="Aslan" w:date="2024-03-14T22:27:00Z">
          <w:pPr/>
        </w:pPrChange>
      </w:pPr>
    </w:p>
    <w:p w:rsidR="00E7458E" w:rsidRDefault="00E7458E">
      <w:pPr>
        <w:jc w:val="both"/>
        <w:rPr>
          <w:ins w:id="367" w:author="Aslan" w:date="2024-03-16T20:12:00Z"/>
          <w:color w:val="000000" w:themeColor="text1"/>
          <w:lang w:val="en-US"/>
        </w:rPr>
        <w:pPrChange w:id="368" w:author="Aslan" w:date="2024-03-14T22:27:00Z">
          <w:pPr/>
        </w:pPrChange>
      </w:pPr>
    </w:p>
    <w:p w:rsidR="00E7458E" w:rsidRDefault="00E7458E">
      <w:pPr>
        <w:jc w:val="both"/>
        <w:rPr>
          <w:ins w:id="369" w:author="Aslan" w:date="2024-03-16T20:23:00Z"/>
          <w:color w:val="000000" w:themeColor="text1"/>
          <w:lang w:val="en-US"/>
        </w:rPr>
        <w:pPrChange w:id="370" w:author="Aslan" w:date="2024-03-14T22:27:00Z">
          <w:pPr/>
        </w:pPrChange>
      </w:pPr>
      <w:ins w:id="371" w:author="Aslan" w:date="2024-03-16T20:21:00Z">
        <w:r>
          <w:rPr>
            <w:color w:val="000000" w:themeColor="text1"/>
            <w:lang w:val="en-US"/>
          </w:rPr>
          <w:t>19</w:t>
        </w:r>
      </w:ins>
      <w:proofErr w:type="gramStart"/>
      <w:ins w:id="372" w:author="Aslan" w:date="2024-03-16T20:22:00Z">
        <w:r w:rsidR="00442B8C">
          <w:rPr>
            <w:color w:val="000000" w:themeColor="text1"/>
            <w:lang w:val="en-US"/>
          </w:rPr>
          <w:t>.</w:t>
        </w:r>
      </w:ins>
      <w:ins w:id="373" w:author="Aslan" w:date="2024-03-16T20:23:00Z">
        <w:r w:rsidR="00442B8C">
          <w:rPr>
            <w:color w:val="000000" w:themeColor="text1"/>
            <w:lang w:val="en-US"/>
          </w:rPr>
          <w:t>Kataloqda</w:t>
        </w:r>
        <w:proofErr w:type="gramEnd"/>
        <w:r w:rsidR="00442B8C">
          <w:rPr>
            <w:color w:val="000000" w:themeColor="text1"/>
            <w:lang w:val="en-US"/>
          </w:rPr>
          <w:t xml:space="preserve"> </w:t>
        </w:r>
        <w:proofErr w:type="spellStart"/>
        <w:r w:rsidR="00442B8C">
          <w:rPr>
            <w:color w:val="000000" w:themeColor="text1"/>
            <w:lang w:val="en-US"/>
          </w:rPr>
          <w:t>aşağıdakı</w:t>
        </w:r>
        <w:proofErr w:type="spellEnd"/>
        <w:r w:rsidR="00442B8C">
          <w:rPr>
            <w:color w:val="000000" w:themeColor="text1"/>
            <w:lang w:val="en-US"/>
          </w:rPr>
          <w:t xml:space="preserve"> </w:t>
        </w:r>
        <w:proofErr w:type="spellStart"/>
        <w:r w:rsidR="00442B8C">
          <w:rPr>
            <w:color w:val="000000" w:themeColor="text1"/>
            <w:lang w:val="en-US"/>
          </w:rPr>
          <w:t>adlarla</w:t>
        </w:r>
        <w:proofErr w:type="spellEnd"/>
        <w:r w:rsidR="00442B8C">
          <w:rPr>
            <w:color w:val="000000" w:themeColor="text1"/>
            <w:lang w:val="en-US"/>
          </w:rPr>
          <w:t xml:space="preserve"> </w:t>
        </w:r>
        <w:proofErr w:type="spellStart"/>
        <w:r w:rsidR="00442B8C">
          <w:rPr>
            <w:color w:val="000000" w:themeColor="text1"/>
            <w:lang w:val="en-US"/>
          </w:rPr>
          <w:t>fayllar</w:t>
        </w:r>
        <w:proofErr w:type="spellEnd"/>
        <w:r w:rsidR="00442B8C">
          <w:rPr>
            <w:color w:val="000000" w:themeColor="text1"/>
            <w:lang w:val="en-US"/>
          </w:rPr>
          <w:t xml:space="preserve"> </w:t>
        </w:r>
        <w:proofErr w:type="spellStart"/>
        <w:r w:rsidR="00442B8C">
          <w:rPr>
            <w:color w:val="000000" w:themeColor="text1"/>
            <w:lang w:val="en-US"/>
          </w:rPr>
          <w:t>var</w:t>
        </w:r>
        <w:proofErr w:type="spellEnd"/>
        <w:r w:rsidR="00442B8C">
          <w:rPr>
            <w:color w:val="000000" w:themeColor="text1"/>
            <w:lang w:val="en-US"/>
          </w:rPr>
          <w:t>:</w:t>
        </w:r>
      </w:ins>
    </w:p>
    <w:p w:rsidR="00442B8C" w:rsidRDefault="00442B8C">
      <w:pPr>
        <w:jc w:val="both"/>
        <w:rPr>
          <w:ins w:id="374" w:author="Aslan" w:date="2024-03-16T20:24:00Z"/>
          <w:b/>
          <w:color w:val="000000" w:themeColor="text1"/>
          <w:lang w:val="en-US"/>
        </w:rPr>
        <w:pPrChange w:id="375" w:author="Aslan" w:date="2024-03-14T22:27:00Z">
          <w:pPr/>
        </w:pPrChange>
      </w:pPr>
      <w:ins w:id="376" w:author="Aslan" w:date="2024-03-16T20:24:00Z">
        <w:r>
          <w:rPr>
            <w:b/>
            <w:color w:val="000000" w:themeColor="text1"/>
            <w:lang w:val="en-US"/>
          </w:rPr>
          <w:t>Adobe.xls</w:t>
        </w:r>
        <w:r>
          <w:rPr>
            <w:b/>
            <w:color w:val="000000" w:themeColor="text1"/>
            <w:lang w:val="en-US"/>
          </w:rPr>
          <w:tab/>
        </w:r>
        <w:proofErr w:type="spellStart"/>
        <w:r>
          <w:rPr>
            <w:b/>
            <w:color w:val="000000" w:themeColor="text1"/>
            <w:lang w:val="en-US"/>
          </w:rPr>
          <w:t>idol.xlslx</w:t>
        </w:r>
        <w:proofErr w:type="spellEnd"/>
        <w:r>
          <w:rPr>
            <w:b/>
            <w:color w:val="000000" w:themeColor="text1"/>
            <w:lang w:val="en-US"/>
          </w:rPr>
          <w:tab/>
        </w:r>
      </w:ins>
      <w:ins w:id="377" w:author="Aslan" w:date="2024-03-16T20:25:00Z">
        <w:r>
          <w:rPr>
            <w:b/>
            <w:color w:val="000000" w:themeColor="text1"/>
            <w:lang w:val="en-US"/>
          </w:rPr>
          <w:t>London</w:t>
        </w:r>
      </w:ins>
      <w:ins w:id="378" w:author="Aslan" w:date="2024-03-16T20:24:00Z">
        <w:r>
          <w:rPr>
            <w:b/>
            <w:color w:val="000000" w:themeColor="text1"/>
            <w:lang w:val="en-US"/>
          </w:rPr>
          <w:t>.xls</w:t>
        </w:r>
      </w:ins>
    </w:p>
    <w:p w:rsidR="00442B8C" w:rsidRDefault="00442B8C">
      <w:pPr>
        <w:jc w:val="both"/>
        <w:rPr>
          <w:ins w:id="379" w:author="Aslan" w:date="2024-03-16T20:27:00Z"/>
          <w:b/>
          <w:color w:val="000000" w:themeColor="text1"/>
          <w:lang w:val="en-US"/>
        </w:rPr>
        <w:pPrChange w:id="380" w:author="Aslan" w:date="2024-03-14T22:27:00Z">
          <w:pPr/>
        </w:pPrChange>
      </w:pPr>
      <w:ins w:id="381" w:author="Aslan" w:date="2024-03-16T20:27:00Z">
        <w:r>
          <w:rPr>
            <w:b/>
            <w:color w:val="000000" w:themeColor="text1"/>
            <w:lang w:val="en-US"/>
          </w:rPr>
          <w:t>Adobe.xml</w:t>
        </w:r>
        <w:r>
          <w:rPr>
            <w:b/>
            <w:color w:val="000000" w:themeColor="text1"/>
            <w:lang w:val="en-US"/>
          </w:rPr>
          <w:tab/>
          <w:t>odor.xlsx</w:t>
        </w:r>
        <w:r>
          <w:rPr>
            <w:b/>
            <w:color w:val="000000" w:themeColor="text1"/>
            <w:lang w:val="en-US"/>
          </w:rPr>
          <w:tab/>
          <w:t>sdoba.xls</w:t>
        </w:r>
      </w:ins>
    </w:p>
    <w:p w:rsidR="00442B8C" w:rsidRDefault="00442B8C">
      <w:pPr>
        <w:jc w:val="both"/>
        <w:rPr>
          <w:ins w:id="382" w:author="Aslan" w:date="2024-03-16T20:28:00Z"/>
          <w:b/>
          <w:color w:val="000000" w:themeColor="text1"/>
          <w:lang w:val="en-US"/>
        </w:rPr>
        <w:pPrChange w:id="383" w:author="Aslan" w:date="2024-03-14T22:27:00Z">
          <w:pPr/>
        </w:pPrChange>
      </w:pPr>
      <w:proofErr w:type="spellStart"/>
      <w:ins w:id="384" w:author="Aslan" w:date="2024-03-16T20:27:00Z">
        <w:r>
          <w:rPr>
            <w:b/>
            <w:color w:val="000000" w:themeColor="text1"/>
            <w:lang w:val="en-US"/>
          </w:rPr>
          <w:t>Göstərilən</w:t>
        </w:r>
        <w:proofErr w:type="spellEnd"/>
        <w:r>
          <w:rPr>
            <w:b/>
            <w:color w:val="000000" w:themeColor="text1"/>
            <w:lang w:val="en-US"/>
          </w:rPr>
          <w:t xml:space="preserve"> </w:t>
        </w:r>
        <w:proofErr w:type="spellStart"/>
        <w:r>
          <w:rPr>
            <w:b/>
            <w:color w:val="000000" w:themeColor="text1"/>
            <w:lang w:val="en-US"/>
          </w:rPr>
          <w:t>fayl</w:t>
        </w:r>
        <w:proofErr w:type="spellEnd"/>
        <w:r>
          <w:rPr>
            <w:b/>
            <w:color w:val="000000" w:themeColor="text1"/>
            <w:lang w:val="en-US"/>
          </w:rPr>
          <w:t xml:space="preserve"> </w:t>
        </w:r>
        <w:proofErr w:type="spellStart"/>
        <w:r>
          <w:rPr>
            <w:b/>
            <w:color w:val="000000" w:themeColor="text1"/>
            <w:lang w:val="en-US"/>
          </w:rPr>
          <w:t>qrupunu</w:t>
        </w:r>
        <w:proofErr w:type="spellEnd"/>
        <w:r>
          <w:rPr>
            <w:b/>
            <w:color w:val="000000" w:themeColor="text1"/>
            <w:lang w:val="en-US"/>
          </w:rPr>
          <w:t xml:space="preserve"> </w:t>
        </w:r>
        <w:proofErr w:type="spellStart"/>
        <w:r>
          <w:rPr>
            <w:b/>
            <w:color w:val="000000" w:themeColor="text1"/>
            <w:lang w:val="en-US"/>
          </w:rPr>
          <w:t>seçmək</w:t>
        </w:r>
        <w:proofErr w:type="spellEnd"/>
        <w:r>
          <w:rPr>
            <w:b/>
            <w:color w:val="000000" w:themeColor="text1"/>
            <w:lang w:val="en-US"/>
          </w:rPr>
          <w:t xml:space="preserve"> </w:t>
        </w:r>
        <w:proofErr w:type="spellStart"/>
        <w:r>
          <w:rPr>
            <w:b/>
            <w:color w:val="000000" w:themeColor="text1"/>
            <w:lang w:val="en-US"/>
          </w:rPr>
          <w:t>üçün</w:t>
        </w:r>
        <w:proofErr w:type="spellEnd"/>
        <w:r>
          <w:rPr>
            <w:b/>
            <w:color w:val="000000" w:themeColor="text1"/>
            <w:lang w:val="en-US"/>
          </w:rPr>
          <w:t xml:space="preserve"> </w:t>
        </w:r>
      </w:ins>
      <w:proofErr w:type="spellStart"/>
      <w:ins w:id="385" w:author="Aslan" w:date="2024-03-16T20:28:00Z">
        <w:r>
          <w:rPr>
            <w:b/>
            <w:color w:val="000000" w:themeColor="text1"/>
            <w:lang w:val="en-US"/>
          </w:rPr>
          <w:t>hansı</w:t>
        </w:r>
        <w:proofErr w:type="spellEnd"/>
        <w:r>
          <w:rPr>
            <w:b/>
            <w:color w:val="000000" w:themeColor="text1"/>
            <w:lang w:val="en-US"/>
          </w:rPr>
          <w:t xml:space="preserve"> </w:t>
        </w:r>
        <w:proofErr w:type="spellStart"/>
        <w:r>
          <w:rPr>
            <w:b/>
            <w:color w:val="000000" w:themeColor="text1"/>
            <w:lang w:val="en-US"/>
          </w:rPr>
          <w:t>maskadan</w:t>
        </w:r>
        <w:proofErr w:type="spellEnd"/>
        <w:r>
          <w:rPr>
            <w:b/>
            <w:color w:val="000000" w:themeColor="text1"/>
            <w:lang w:val="en-US"/>
          </w:rPr>
          <w:t xml:space="preserve"> </w:t>
        </w:r>
        <w:proofErr w:type="spellStart"/>
        <w:r>
          <w:rPr>
            <w:b/>
            <w:color w:val="000000" w:themeColor="text1"/>
            <w:lang w:val="en-US"/>
          </w:rPr>
          <w:t>istifadə</w:t>
        </w:r>
        <w:proofErr w:type="spellEnd"/>
        <w:r>
          <w:rPr>
            <w:b/>
            <w:color w:val="000000" w:themeColor="text1"/>
            <w:lang w:val="en-US"/>
          </w:rPr>
          <w:t xml:space="preserve"> </w:t>
        </w:r>
        <w:proofErr w:type="spellStart"/>
        <w:r>
          <w:rPr>
            <w:b/>
            <w:color w:val="000000" w:themeColor="text1"/>
            <w:lang w:val="en-US"/>
          </w:rPr>
          <w:t>olunacağını</w:t>
        </w:r>
        <w:proofErr w:type="spellEnd"/>
        <w:r>
          <w:rPr>
            <w:b/>
            <w:color w:val="000000" w:themeColor="text1"/>
            <w:lang w:val="en-US"/>
          </w:rPr>
          <w:t xml:space="preserve"> </w:t>
        </w:r>
        <w:proofErr w:type="spellStart"/>
        <w:r>
          <w:rPr>
            <w:b/>
            <w:color w:val="000000" w:themeColor="text1"/>
            <w:lang w:val="en-US"/>
          </w:rPr>
          <w:t>müəyyənləşdirin</w:t>
        </w:r>
        <w:proofErr w:type="spellEnd"/>
        <w:r>
          <w:rPr>
            <w:b/>
            <w:color w:val="000000" w:themeColor="text1"/>
            <w:lang w:val="en-US"/>
          </w:rPr>
          <w:t>:</w:t>
        </w:r>
      </w:ins>
    </w:p>
    <w:p w:rsidR="00442B8C" w:rsidRDefault="00442B8C">
      <w:pPr>
        <w:jc w:val="both"/>
        <w:rPr>
          <w:ins w:id="386" w:author="Aslan" w:date="2024-03-16T20:29:00Z"/>
          <w:b/>
          <w:color w:val="000000" w:themeColor="text1"/>
          <w:lang w:val="en-US"/>
        </w:rPr>
        <w:pPrChange w:id="387" w:author="Aslan" w:date="2024-03-14T22:27:00Z">
          <w:pPr/>
        </w:pPrChange>
      </w:pPr>
      <w:ins w:id="388" w:author="Aslan" w:date="2024-03-16T20:28:00Z">
        <w:r>
          <w:rPr>
            <w:b/>
            <w:color w:val="000000" w:themeColor="text1"/>
            <w:lang w:val="en-US"/>
          </w:rPr>
          <w:t>A)</w:t>
        </w:r>
      </w:ins>
      <w:proofErr w:type="gramStart"/>
      <w:ins w:id="389" w:author="Aslan" w:date="2024-03-16T20:29:00Z">
        <w:r>
          <w:rPr>
            <w:b/>
            <w:color w:val="000000" w:themeColor="text1"/>
            <w:lang w:val="en-US"/>
          </w:rPr>
          <w:t>?do</w:t>
        </w:r>
        <w:proofErr w:type="gramEnd"/>
        <w:r>
          <w:rPr>
            <w:b/>
            <w:color w:val="000000" w:themeColor="text1"/>
            <w:lang w:val="en-US"/>
          </w:rPr>
          <w:t>*.</w:t>
        </w:r>
        <w:proofErr w:type="spellStart"/>
        <w:r>
          <w:rPr>
            <w:b/>
            <w:color w:val="000000" w:themeColor="text1"/>
            <w:lang w:val="en-US"/>
          </w:rPr>
          <w:t>xls</w:t>
        </w:r>
        <w:proofErr w:type="spellEnd"/>
        <w:r>
          <w:rPr>
            <w:b/>
            <w:color w:val="000000" w:themeColor="text1"/>
            <w:lang w:val="en-US"/>
          </w:rPr>
          <w:tab/>
          <w:t>B)?do?*.</w:t>
        </w:r>
        <w:proofErr w:type="spellStart"/>
        <w:r>
          <w:rPr>
            <w:b/>
            <w:color w:val="000000" w:themeColor="text1"/>
            <w:lang w:val="en-US"/>
          </w:rPr>
          <w:t>xls</w:t>
        </w:r>
        <w:proofErr w:type="spellEnd"/>
        <w:r>
          <w:rPr>
            <w:b/>
            <w:color w:val="000000" w:themeColor="text1"/>
            <w:lang w:val="en-US"/>
          </w:rPr>
          <w:t>*</w:t>
        </w:r>
      </w:ins>
    </w:p>
    <w:p w:rsidR="00442B8C" w:rsidRDefault="00442B8C">
      <w:pPr>
        <w:jc w:val="both"/>
        <w:rPr>
          <w:ins w:id="390" w:author="Aslan" w:date="2024-03-16T20:30:00Z"/>
          <w:b/>
          <w:color w:val="000000" w:themeColor="text1"/>
          <w:lang w:val="en-US"/>
        </w:rPr>
        <w:pPrChange w:id="391" w:author="Aslan" w:date="2024-03-14T22:27:00Z">
          <w:pPr/>
        </w:pPrChange>
      </w:pPr>
      <w:ins w:id="392" w:author="Aslan" w:date="2024-03-16T20:29:00Z">
        <w:r>
          <w:rPr>
            <w:b/>
            <w:color w:val="000000" w:themeColor="text1"/>
            <w:lang w:val="en-US"/>
          </w:rPr>
          <w:t>C)*do*.x</w:t>
        </w:r>
      </w:ins>
      <w:ins w:id="393" w:author="Aslan" w:date="2024-03-16T20:30:00Z">
        <w:r>
          <w:rPr>
            <w:b/>
            <w:color w:val="000000" w:themeColor="text1"/>
            <w:lang w:val="en-US"/>
          </w:rPr>
          <w:t>*</w:t>
        </w:r>
        <w:r>
          <w:rPr>
            <w:b/>
            <w:color w:val="000000" w:themeColor="text1"/>
            <w:lang w:val="en-US"/>
          </w:rPr>
          <w:tab/>
          <w:t>D)</w:t>
        </w:r>
        <w:proofErr w:type="gramStart"/>
        <w:r>
          <w:rPr>
            <w:b/>
            <w:color w:val="000000" w:themeColor="text1"/>
            <w:lang w:val="en-US"/>
          </w:rPr>
          <w:t>?do</w:t>
        </w:r>
        <w:proofErr w:type="gramEnd"/>
        <w:r>
          <w:rPr>
            <w:b/>
            <w:color w:val="000000" w:themeColor="text1"/>
            <w:lang w:val="en-US"/>
          </w:rPr>
          <w:t>?.</w:t>
        </w:r>
        <w:proofErr w:type="spellStart"/>
        <w:proofErr w:type="gramStart"/>
        <w:r>
          <w:rPr>
            <w:b/>
            <w:color w:val="000000" w:themeColor="text1"/>
            <w:lang w:val="en-US"/>
          </w:rPr>
          <w:t>xls</w:t>
        </w:r>
        <w:proofErr w:type="spellEnd"/>
        <w:proofErr w:type="gramEnd"/>
        <w:r>
          <w:rPr>
            <w:b/>
            <w:color w:val="000000" w:themeColor="text1"/>
            <w:lang w:val="en-US"/>
          </w:rPr>
          <w:t>*</w:t>
        </w:r>
      </w:ins>
    </w:p>
    <w:p w:rsidR="00442B8C" w:rsidRDefault="00442B8C">
      <w:pPr>
        <w:jc w:val="both"/>
        <w:rPr>
          <w:ins w:id="394" w:author="Aslan" w:date="2024-03-16T20:30:00Z"/>
          <w:b/>
          <w:color w:val="000000" w:themeColor="text1"/>
          <w:lang w:val="en-US"/>
        </w:rPr>
        <w:pPrChange w:id="395" w:author="Aslan" w:date="2024-03-14T22:27:00Z">
          <w:pPr/>
        </w:pPrChange>
      </w:pPr>
    </w:p>
    <w:p w:rsidR="00442B8C" w:rsidRDefault="00442B8C">
      <w:pPr>
        <w:jc w:val="both"/>
        <w:rPr>
          <w:ins w:id="396" w:author="Aslan" w:date="2024-03-16T20:30:00Z"/>
          <w:b/>
          <w:color w:val="000000" w:themeColor="text1"/>
          <w:lang w:val="en-US"/>
        </w:rPr>
        <w:pPrChange w:id="397" w:author="Aslan" w:date="2024-03-14T22:27:00Z">
          <w:pPr/>
        </w:pPrChange>
      </w:pPr>
    </w:p>
    <w:p w:rsidR="00442B8C" w:rsidRDefault="00442B8C">
      <w:pPr>
        <w:jc w:val="both"/>
        <w:rPr>
          <w:ins w:id="398" w:author="Aslan" w:date="2024-03-16T20:31:00Z"/>
          <w:color w:val="000000" w:themeColor="text1"/>
          <w:lang w:val="en-US"/>
        </w:rPr>
        <w:pPrChange w:id="399" w:author="Aslan" w:date="2024-03-14T22:27:00Z">
          <w:pPr/>
        </w:pPrChange>
      </w:pPr>
      <w:ins w:id="400" w:author="Aslan" w:date="2024-03-16T20:30:00Z">
        <w:r>
          <w:rPr>
            <w:color w:val="000000" w:themeColor="text1"/>
            <w:lang w:val="en-US"/>
          </w:rPr>
          <w:lastRenderedPageBreak/>
          <w:t xml:space="preserve">20. </w:t>
        </w:r>
        <w:proofErr w:type="spellStart"/>
        <w:r>
          <w:rPr>
            <w:color w:val="000000" w:themeColor="text1"/>
            <w:lang w:val="en-US"/>
          </w:rPr>
          <w:t>Uyğunluğu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müəyyən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edin</w:t>
        </w:r>
      </w:ins>
      <w:proofErr w:type="spellEnd"/>
      <w:ins w:id="401" w:author="Aslan" w:date="2024-03-16T20:31:00Z">
        <w:r>
          <w:rPr>
            <w:color w:val="000000" w:themeColor="text1"/>
            <w:lang w:val="en-US"/>
          </w:rPr>
          <w:t>:</w:t>
        </w:r>
      </w:ins>
    </w:p>
    <w:p w:rsidR="00442B8C" w:rsidRDefault="00442B8C">
      <w:pPr>
        <w:jc w:val="both"/>
        <w:rPr>
          <w:ins w:id="402" w:author="Aslan" w:date="2024-03-16T20:31:00Z"/>
          <w:color w:val="000000" w:themeColor="text1"/>
          <w:lang w:val="en-US"/>
        </w:rPr>
        <w:pPrChange w:id="403" w:author="Aslan" w:date="2024-03-14T22:27:00Z">
          <w:pPr/>
        </w:pPrChange>
      </w:pPr>
      <w:ins w:id="404" w:author="Aslan" w:date="2024-03-16T20:31:00Z">
        <w:r>
          <w:rPr>
            <w:color w:val="000000" w:themeColor="text1"/>
            <w:lang w:val="en-US"/>
          </w:rPr>
          <w:t>1-Xətti</w:t>
        </w:r>
        <w:r>
          <w:rPr>
            <w:color w:val="000000" w:themeColor="text1"/>
            <w:lang w:val="en-US"/>
          </w:rPr>
          <w:tab/>
        </w:r>
        <w:r>
          <w:rPr>
            <w:color w:val="000000" w:themeColor="text1"/>
            <w:lang w:val="en-US"/>
          </w:rPr>
          <w:tab/>
          <w:t>2-Budaqlanan</w:t>
        </w:r>
        <w:r>
          <w:rPr>
            <w:color w:val="000000" w:themeColor="text1"/>
            <w:lang w:val="en-US"/>
          </w:rPr>
          <w:tab/>
        </w:r>
        <w:r>
          <w:rPr>
            <w:color w:val="000000" w:themeColor="text1"/>
            <w:lang w:val="en-US"/>
          </w:rPr>
          <w:tab/>
          <w:t>3-Dövri</w:t>
        </w:r>
      </w:ins>
    </w:p>
    <w:p w:rsidR="00442B8C" w:rsidRDefault="00442B8C">
      <w:pPr>
        <w:jc w:val="both"/>
        <w:rPr>
          <w:ins w:id="405" w:author="Aslan" w:date="2024-03-16T20:32:00Z"/>
          <w:color w:val="000000" w:themeColor="text1"/>
          <w:lang w:val="en-US"/>
        </w:rPr>
        <w:pPrChange w:id="406" w:author="Aslan" w:date="2024-03-14T22:27:00Z">
          <w:pPr/>
        </w:pPrChange>
      </w:pPr>
      <w:proofErr w:type="gramStart"/>
      <w:ins w:id="407" w:author="Aslan" w:date="2024-03-16T20:31:00Z">
        <w:r>
          <w:rPr>
            <w:color w:val="000000" w:themeColor="text1"/>
            <w:lang w:val="en-US"/>
          </w:rPr>
          <w:t>a)</w:t>
        </w:r>
        <w:proofErr w:type="spellStart"/>
        <w:proofErr w:type="gramEnd"/>
        <w:r>
          <w:rPr>
            <w:color w:val="000000" w:themeColor="text1"/>
            <w:lang w:val="en-US"/>
          </w:rPr>
          <w:t>Üç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böyük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olanının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tapılması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  <w:ins w:id="408" w:author="Aslan" w:date="2024-03-16T20:32:00Z">
        <w:r>
          <w:rPr>
            <w:color w:val="000000" w:themeColor="text1"/>
            <w:lang w:val="en-US"/>
          </w:rPr>
          <w:t>.</w:t>
        </w:r>
      </w:ins>
    </w:p>
    <w:p w:rsidR="00442B8C" w:rsidRDefault="00442B8C">
      <w:pPr>
        <w:jc w:val="both"/>
        <w:rPr>
          <w:ins w:id="409" w:author="Aslan" w:date="2024-03-16T20:32:00Z"/>
          <w:color w:val="000000" w:themeColor="text1"/>
          <w:lang w:val="en-US"/>
        </w:rPr>
        <w:pPrChange w:id="410" w:author="Aslan" w:date="2024-03-14T22:27:00Z">
          <w:pPr/>
        </w:pPrChange>
      </w:pPr>
      <w:proofErr w:type="gramStart"/>
      <w:ins w:id="411" w:author="Aslan" w:date="2024-03-16T20:32:00Z">
        <w:r>
          <w:rPr>
            <w:color w:val="000000" w:themeColor="text1"/>
            <w:lang w:val="en-US"/>
          </w:rPr>
          <w:t>b)</w:t>
        </w:r>
        <w:proofErr w:type="spellStart"/>
        <w:proofErr w:type="gramEnd"/>
        <w:r w:rsidR="00E25B55">
          <w:rPr>
            <w:color w:val="000000" w:themeColor="text1"/>
            <w:lang w:val="en-US"/>
          </w:rPr>
          <w:t>Üç</w:t>
        </w:r>
        <w:proofErr w:type="spellEnd"/>
        <w:r w:rsidR="00E25B55">
          <w:rPr>
            <w:color w:val="000000" w:themeColor="text1"/>
            <w:lang w:val="en-US"/>
          </w:rPr>
          <w:t xml:space="preserve"> </w:t>
        </w:r>
        <w:proofErr w:type="spellStart"/>
        <w:r w:rsidR="00E25B55">
          <w:rPr>
            <w:color w:val="000000" w:themeColor="text1"/>
            <w:lang w:val="en-US"/>
          </w:rPr>
          <w:t>ədədin</w:t>
        </w:r>
        <w:proofErr w:type="spellEnd"/>
        <w:r w:rsidR="00E25B55">
          <w:rPr>
            <w:color w:val="000000" w:themeColor="text1"/>
            <w:lang w:val="en-US"/>
          </w:rPr>
          <w:t xml:space="preserve"> </w:t>
        </w:r>
        <w:proofErr w:type="spellStart"/>
        <w:r w:rsidR="00E25B55">
          <w:rPr>
            <w:color w:val="000000" w:themeColor="text1"/>
            <w:lang w:val="en-US"/>
          </w:rPr>
          <w:t>cəminin</w:t>
        </w:r>
        <w:proofErr w:type="spellEnd"/>
        <w:r w:rsidR="00E25B55">
          <w:rPr>
            <w:color w:val="000000" w:themeColor="text1"/>
            <w:lang w:val="en-US"/>
          </w:rPr>
          <w:t xml:space="preserve"> </w:t>
        </w:r>
        <w:proofErr w:type="spellStart"/>
        <w:r w:rsidR="00E25B55">
          <w:rPr>
            <w:color w:val="000000" w:themeColor="text1"/>
            <w:lang w:val="en-US"/>
          </w:rPr>
          <w:t>tapılması</w:t>
        </w:r>
        <w:proofErr w:type="spellEnd"/>
        <w:r w:rsidR="00E25B55">
          <w:rPr>
            <w:color w:val="000000" w:themeColor="text1"/>
            <w:lang w:val="en-US"/>
          </w:rPr>
          <w:t>.</w:t>
        </w:r>
      </w:ins>
    </w:p>
    <w:p w:rsidR="00E25B55" w:rsidRDefault="00E25B55">
      <w:pPr>
        <w:jc w:val="both"/>
        <w:rPr>
          <w:ins w:id="412" w:author="Aslan" w:date="2024-03-16T20:32:00Z"/>
          <w:color w:val="000000" w:themeColor="text1"/>
          <w:lang w:val="en-US"/>
        </w:rPr>
        <w:pPrChange w:id="413" w:author="Aslan" w:date="2024-03-14T22:27:00Z">
          <w:pPr/>
        </w:pPrChange>
      </w:pPr>
      <w:proofErr w:type="gramStart"/>
      <w:ins w:id="414" w:author="Aslan" w:date="2024-03-16T20:32:00Z">
        <w:r>
          <w:rPr>
            <w:color w:val="000000" w:themeColor="text1"/>
            <w:lang w:val="en-US"/>
          </w:rPr>
          <w:t>c)</w:t>
        </w:r>
        <w:proofErr w:type="gramEnd"/>
        <w:r>
          <w:rPr>
            <w:color w:val="000000" w:themeColor="text1"/>
            <w:lang w:val="en-US"/>
          </w:rPr>
          <w:t xml:space="preserve">2100-ün </w:t>
        </w:r>
        <w:proofErr w:type="spellStart"/>
        <w:r>
          <w:rPr>
            <w:color w:val="000000" w:themeColor="text1"/>
            <w:lang w:val="en-US"/>
          </w:rPr>
          <w:t>tapılması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E25B55" w:rsidRDefault="00E25B55">
      <w:pPr>
        <w:jc w:val="both"/>
        <w:rPr>
          <w:ins w:id="415" w:author="Aslan" w:date="2024-03-16T20:33:00Z"/>
          <w:color w:val="000000" w:themeColor="text1"/>
          <w:lang w:val="en-US"/>
        </w:rPr>
        <w:pPrChange w:id="416" w:author="Aslan" w:date="2024-03-14T22:27:00Z">
          <w:pPr/>
        </w:pPrChange>
      </w:pPr>
      <w:proofErr w:type="gramStart"/>
      <w:ins w:id="417" w:author="Aslan" w:date="2024-03-16T20:33:00Z">
        <w:r>
          <w:rPr>
            <w:color w:val="000000" w:themeColor="text1"/>
            <w:lang w:val="en-US"/>
          </w:rPr>
          <w:t>A)1</w:t>
        </w:r>
        <w:proofErr w:type="gramEnd"/>
        <w:r>
          <w:rPr>
            <w:color w:val="000000" w:themeColor="text1"/>
            <w:lang w:val="en-US"/>
          </w:rPr>
          <w:t>-a 2-b 3-c</w:t>
        </w:r>
        <w:r>
          <w:rPr>
            <w:color w:val="000000" w:themeColor="text1"/>
            <w:lang w:val="en-US"/>
          </w:rPr>
          <w:tab/>
          <w:t>B)1-b 2-a 3-c</w:t>
        </w:r>
        <w:r>
          <w:rPr>
            <w:color w:val="000000" w:themeColor="text1"/>
            <w:lang w:val="en-US"/>
          </w:rPr>
          <w:tab/>
          <w:t>C)1-a 2-c 3-b</w:t>
        </w:r>
      </w:ins>
    </w:p>
    <w:p w:rsidR="00E25B55" w:rsidRDefault="00E25B55">
      <w:pPr>
        <w:jc w:val="both"/>
        <w:rPr>
          <w:ins w:id="418" w:author="Aslan" w:date="2024-03-16T20:34:00Z"/>
          <w:color w:val="000000" w:themeColor="text1"/>
          <w:lang w:val="en-US"/>
        </w:rPr>
        <w:pPrChange w:id="419" w:author="Aslan" w:date="2024-03-14T22:27:00Z">
          <w:pPr/>
        </w:pPrChange>
      </w:pPr>
      <w:proofErr w:type="gramStart"/>
      <w:ins w:id="420" w:author="Aslan" w:date="2024-03-16T20:33:00Z">
        <w:r>
          <w:rPr>
            <w:color w:val="000000" w:themeColor="text1"/>
            <w:lang w:val="en-US"/>
          </w:rPr>
          <w:t>D)1</w:t>
        </w:r>
        <w:proofErr w:type="gramEnd"/>
        <w:r>
          <w:rPr>
            <w:color w:val="000000" w:themeColor="text1"/>
            <w:lang w:val="en-US"/>
          </w:rPr>
          <w:t xml:space="preserve">-c 2-a 3-b </w:t>
        </w:r>
        <w:r>
          <w:rPr>
            <w:color w:val="000000" w:themeColor="text1"/>
            <w:lang w:val="en-US"/>
          </w:rPr>
          <w:tab/>
        </w:r>
      </w:ins>
      <w:ins w:id="421" w:author="Aslan" w:date="2024-03-16T20:34:00Z">
        <w:r>
          <w:rPr>
            <w:color w:val="000000" w:themeColor="text1"/>
            <w:lang w:val="en-US"/>
          </w:rPr>
          <w:t>E)1-c 2-b 3-a</w:t>
        </w:r>
      </w:ins>
    </w:p>
    <w:p w:rsidR="00E25B55" w:rsidRDefault="00E25B55">
      <w:pPr>
        <w:jc w:val="both"/>
        <w:rPr>
          <w:ins w:id="422" w:author="Aslan" w:date="2024-03-16T20:34:00Z"/>
          <w:color w:val="000000" w:themeColor="text1"/>
          <w:lang w:val="en-US"/>
        </w:rPr>
        <w:pPrChange w:id="423" w:author="Aslan" w:date="2024-03-14T22:27:00Z">
          <w:pPr/>
        </w:pPrChange>
      </w:pPr>
    </w:p>
    <w:p w:rsidR="00E25B55" w:rsidRDefault="00E25B55">
      <w:pPr>
        <w:jc w:val="both"/>
        <w:rPr>
          <w:ins w:id="424" w:author="Aslan" w:date="2024-03-16T20:34:00Z"/>
          <w:color w:val="000000" w:themeColor="text1"/>
          <w:lang w:val="en-US"/>
        </w:rPr>
        <w:pPrChange w:id="425" w:author="Aslan" w:date="2024-03-14T22:27:00Z">
          <w:pPr/>
        </w:pPrChange>
      </w:pPr>
    </w:p>
    <w:p w:rsidR="00E25B55" w:rsidRDefault="00E25B55">
      <w:pPr>
        <w:jc w:val="both"/>
        <w:rPr>
          <w:ins w:id="426" w:author="Aslan" w:date="2024-03-16T20:34:00Z"/>
          <w:color w:val="000000" w:themeColor="text1"/>
          <w:lang w:val="en-US"/>
        </w:rPr>
        <w:pPrChange w:id="427" w:author="Aslan" w:date="2024-03-14T22:27:00Z">
          <w:pPr/>
        </w:pPrChange>
      </w:pPr>
    </w:p>
    <w:p w:rsidR="00E25B55" w:rsidRDefault="00E25B55">
      <w:pPr>
        <w:jc w:val="both"/>
        <w:rPr>
          <w:ins w:id="428" w:author="Aslan" w:date="2024-03-16T20:36:00Z"/>
          <w:color w:val="000000" w:themeColor="text1"/>
          <w:lang w:val="en-US"/>
        </w:rPr>
        <w:pPrChange w:id="429" w:author="Aslan" w:date="2024-03-14T22:27:00Z">
          <w:pPr/>
        </w:pPrChange>
      </w:pPr>
      <w:ins w:id="430" w:author="Aslan" w:date="2024-03-16T20:34:00Z">
        <w:r>
          <w:rPr>
            <w:color w:val="000000" w:themeColor="text1"/>
            <w:lang w:val="en-US"/>
          </w:rPr>
          <w:t xml:space="preserve">21.Ədəbiyyat </w:t>
        </w:r>
        <w:proofErr w:type="spellStart"/>
        <w:r>
          <w:rPr>
            <w:color w:val="000000" w:themeColor="text1"/>
            <w:lang w:val="en-US"/>
          </w:rPr>
          <w:t>layihəsi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üzərində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işləyən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  <w:proofErr w:type="spellStart"/>
      <w:ins w:id="431" w:author="Aslan" w:date="2024-03-16T20:35:00Z">
        <w:r>
          <w:rPr>
            <w:color w:val="000000" w:themeColor="text1"/>
            <w:lang w:val="en-US"/>
          </w:rPr>
          <w:t>Daşqın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Mirzəbəyli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boş</w:t>
        </w:r>
        <w:proofErr w:type="spellEnd"/>
        <w:r>
          <w:rPr>
            <w:color w:val="000000" w:themeColor="text1"/>
            <w:lang w:val="en-US"/>
          </w:rPr>
          <w:t xml:space="preserve"> D </w:t>
        </w:r>
        <w:proofErr w:type="spellStart"/>
        <w:r>
          <w:rPr>
            <w:color w:val="000000" w:themeColor="text1"/>
            <w:lang w:val="en-US"/>
          </w:rPr>
          <w:t>diskində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aşağıdakı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kimi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iç-içə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qovluqlar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onların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içində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müxtəlif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fayllar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yaratdı</w:t>
        </w:r>
      </w:ins>
      <w:proofErr w:type="spellEnd"/>
      <w:ins w:id="432" w:author="Aslan" w:date="2024-03-16T20:36:00Z">
        <w:r>
          <w:rPr>
            <w:color w:val="000000" w:themeColor="text1"/>
            <w:lang w:val="en-US"/>
          </w:rPr>
          <w:t>.</w:t>
        </w:r>
      </w:ins>
    </w:p>
    <w:p w:rsidR="00E25B55" w:rsidRDefault="00E25B55">
      <w:pPr>
        <w:pStyle w:val="ListParagraph"/>
        <w:numPr>
          <w:ilvl w:val="0"/>
          <w:numId w:val="3"/>
        </w:numPr>
        <w:jc w:val="both"/>
        <w:rPr>
          <w:ins w:id="433" w:author="Aslan" w:date="2024-03-16T20:38:00Z"/>
          <w:color w:val="000000" w:themeColor="text1"/>
          <w:lang w:val="en-US"/>
        </w:rPr>
        <w:pPrChange w:id="434" w:author="Aslan" w:date="2024-03-16T20:36:00Z">
          <w:pPr/>
        </w:pPrChange>
      </w:pPr>
      <w:ins w:id="435" w:author="Aslan" w:date="2024-03-16T20:37:00Z">
        <w:r>
          <w:rPr>
            <w:color w:val="000000" w:themeColor="text1"/>
            <w:lang w:val="en-US"/>
          </w:rPr>
          <w:t>D:/Codera/Ədəbiyyat/Project/</w:t>
        </w:r>
      </w:ins>
      <w:ins w:id="436" w:author="Aslan" w:date="2024-03-16T20:38:00Z">
        <w:r>
          <w:rPr>
            <w:color w:val="000000" w:themeColor="text1"/>
            <w:lang w:val="en-US"/>
          </w:rPr>
          <w:t>Yesenin.bmp</w:t>
        </w:r>
      </w:ins>
    </w:p>
    <w:p w:rsidR="00E25B55" w:rsidRDefault="00E25B55">
      <w:pPr>
        <w:pStyle w:val="ListParagraph"/>
        <w:numPr>
          <w:ilvl w:val="0"/>
          <w:numId w:val="3"/>
        </w:numPr>
        <w:jc w:val="both"/>
        <w:rPr>
          <w:ins w:id="437" w:author="Aslan" w:date="2024-03-16T20:38:00Z"/>
          <w:color w:val="000000" w:themeColor="text1"/>
          <w:lang w:val="en-US"/>
        </w:rPr>
        <w:pPrChange w:id="438" w:author="Aslan" w:date="2024-03-16T20:36:00Z">
          <w:pPr/>
        </w:pPrChange>
      </w:pPr>
      <w:ins w:id="439" w:author="Aslan" w:date="2024-03-16T20:38:00Z">
        <w:r>
          <w:rPr>
            <w:color w:val="000000" w:themeColor="text1"/>
            <w:lang w:val="en-US"/>
          </w:rPr>
          <w:t>D:Codera/Study Work/Writers.doc</w:t>
        </w:r>
      </w:ins>
    </w:p>
    <w:p w:rsidR="00E25B55" w:rsidRDefault="00E25B55">
      <w:pPr>
        <w:pStyle w:val="ListParagraph"/>
        <w:numPr>
          <w:ilvl w:val="0"/>
          <w:numId w:val="3"/>
        </w:numPr>
        <w:jc w:val="both"/>
        <w:rPr>
          <w:ins w:id="440" w:author="Aslan" w:date="2024-03-16T20:40:00Z"/>
          <w:color w:val="000000" w:themeColor="text1"/>
          <w:lang w:val="en-US"/>
        </w:rPr>
        <w:pPrChange w:id="441" w:author="Aslan" w:date="2024-03-16T20:36:00Z">
          <w:pPr/>
        </w:pPrChange>
      </w:pPr>
      <w:ins w:id="442" w:author="Aslan" w:date="2024-03-16T20:39:00Z">
        <w:r>
          <w:rPr>
            <w:color w:val="000000" w:themeColor="text1"/>
            <w:lang w:val="en-US"/>
          </w:rPr>
          <w:t>D:/Codera/Study/</w:t>
        </w:r>
      </w:ins>
      <w:ins w:id="443" w:author="Aslan" w:date="2024-03-16T20:40:00Z">
        <w:r>
          <w:rPr>
            <w:color w:val="000000" w:themeColor="text1"/>
            <w:lang w:val="en-US"/>
          </w:rPr>
          <w:t>Image/Writers.bmp</w:t>
        </w:r>
      </w:ins>
    </w:p>
    <w:p w:rsidR="00E25B55" w:rsidRDefault="00E25B55">
      <w:pPr>
        <w:pStyle w:val="ListParagraph"/>
        <w:numPr>
          <w:ilvl w:val="0"/>
          <w:numId w:val="3"/>
        </w:numPr>
        <w:jc w:val="both"/>
        <w:rPr>
          <w:ins w:id="444" w:author="Aslan" w:date="2024-03-16T20:41:00Z"/>
          <w:color w:val="000000" w:themeColor="text1"/>
          <w:lang w:val="en-US"/>
        </w:rPr>
        <w:pPrChange w:id="445" w:author="Aslan" w:date="2024-03-16T20:36:00Z">
          <w:pPr/>
        </w:pPrChange>
      </w:pPr>
      <w:ins w:id="446" w:author="Aslan" w:date="2024-03-16T20:40:00Z">
        <w:r>
          <w:rPr>
            <w:color w:val="000000" w:themeColor="text1"/>
            <w:lang w:val="en-US"/>
          </w:rPr>
          <w:t>D:/Codera/Study/</w:t>
        </w:r>
      </w:ins>
      <w:ins w:id="447" w:author="Aslan" w:date="2024-03-16T20:41:00Z">
        <w:r>
          <w:rPr>
            <w:color w:val="000000" w:themeColor="text1"/>
            <w:lang w:val="en-US"/>
          </w:rPr>
          <w:t>Work/Tyutchev.bmp</w:t>
        </w:r>
      </w:ins>
    </w:p>
    <w:p w:rsidR="00E25B55" w:rsidRDefault="00E25B55">
      <w:pPr>
        <w:pStyle w:val="ListParagraph"/>
        <w:numPr>
          <w:ilvl w:val="0"/>
          <w:numId w:val="3"/>
        </w:numPr>
        <w:jc w:val="both"/>
        <w:rPr>
          <w:ins w:id="448" w:author="Aslan" w:date="2024-03-16T20:42:00Z"/>
          <w:color w:val="000000" w:themeColor="text1"/>
          <w:lang w:val="en-US"/>
        </w:rPr>
        <w:pPrChange w:id="449" w:author="Aslan" w:date="2024-03-16T20:36:00Z">
          <w:pPr/>
        </w:pPrChange>
      </w:pPr>
      <w:ins w:id="450" w:author="Aslan" w:date="2024-03-16T20:41:00Z">
        <w:r>
          <w:rPr>
            <w:color w:val="000000" w:themeColor="text1"/>
            <w:lang w:val="en-US"/>
          </w:rPr>
          <w:t>D:/Codera/Study/</w:t>
        </w:r>
      </w:ins>
      <w:ins w:id="451" w:author="Aslan" w:date="2024-03-16T20:42:00Z">
        <w:r>
          <w:rPr>
            <w:color w:val="000000" w:themeColor="text1"/>
            <w:lang w:val="en-US"/>
          </w:rPr>
          <w:t>Work/Poets.doc</w:t>
        </w:r>
      </w:ins>
    </w:p>
    <w:p w:rsidR="00E25B55" w:rsidRDefault="00E25B55">
      <w:pPr>
        <w:pStyle w:val="ListParagraph"/>
        <w:numPr>
          <w:ilvl w:val="0"/>
          <w:numId w:val="3"/>
        </w:numPr>
        <w:jc w:val="both"/>
        <w:rPr>
          <w:ins w:id="452" w:author="Aslan" w:date="2024-03-16T20:43:00Z"/>
          <w:color w:val="000000" w:themeColor="text1"/>
          <w:lang w:val="en-US"/>
        </w:rPr>
        <w:pPrChange w:id="453" w:author="Aslan" w:date="2024-03-16T20:36:00Z">
          <w:pPr/>
        </w:pPrChange>
      </w:pPr>
      <w:ins w:id="454" w:author="Aslan" w:date="2024-03-16T20:42:00Z">
        <w:r>
          <w:rPr>
            <w:color w:val="000000" w:themeColor="text1"/>
            <w:lang w:val="en-US"/>
          </w:rPr>
          <w:t>D:/Codera/</w:t>
        </w:r>
        <w:r>
          <w:rPr>
            <w:color w:val="000000" w:themeColor="text1"/>
            <w:lang w:val="az-Latn-AZ"/>
          </w:rPr>
          <w:t>Ədəbiyyat</w:t>
        </w:r>
      </w:ins>
      <w:ins w:id="455" w:author="Aslan" w:date="2024-03-16T20:43:00Z">
        <w:r w:rsidR="00AC1ABC">
          <w:rPr>
            <w:color w:val="000000" w:themeColor="text1"/>
            <w:lang w:val="en-US"/>
          </w:rPr>
          <w:t>/Project/Pushkin.bmp</w:t>
        </w:r>
      </w:ins>
    </w:p>
    <w:p w:rsidR="00AC1ABC" w:rsidRDefault="00AC1ABC">
      <w:pPr>
        <w:pStyle w:val="ListParagraph"/>
        <w:numPr>
          <w:ilvl w:val="0"/>
          <w:numId w:val="3"/>
        </w:numPr>
        <w:jc w:val="both"/>
        <w:rPr>
          <w:ins w:id="456" w:author="Aslan" w:date="2024-03-16T20:44:00Z"/>
          <w:color w:val="000000" w:themeColor="text1"/>
          <w:lang w:val="en-US"/>
        </w:rPr>
        <w:pPrChange w:id="457" w:author="Aslan" w:date="2024-03-16T20:36:00Z">
          <w:pPr/>
        </w:pPrChange>
      </w:pPr>
      <w:ins w:id="458" w:author="Aslan" w:date="2024-03-16T20:43:00Z">
        <w:r>
          <w:rPr>
            <w:color w:val="000000" w:themeColor="text1"/>
            <w:lang w:val="en-US"/>
          </w:rPr>
          <w:t>D:/Codera/Ədəbiyyat/Project/</w:t>
        </w:r>
      </w:ins>
      <w:ins w:id="459" w:author="Aslan" w:date="2024-03-16T20:44:00Z">
        <w:r>
          <w:rPr>
            <w:color w:val="000000" w:themeColor="text1"/>
            <w:lang w:val="en-US"/>
          </w:rPr>
          <w:t>Poems.bmp</w:t>
        </w:r>
      </w:ins>
    </w:p>
    <w:p w:rsidR="00AC1ABC" w:rsidRDefault="00AC1ABC">
      <w:pPr>
        <w:pStyle w:val="ListParagraph"/>
        <w:numPr>
          <w:ilvl w:val="0"/>
          <w:numId w:val="3"/>
        </w:numPr>
        <w:jc w:val="both"/>
        <w:rPr>
          <w:ins w:id="460" w:author="Aslan" w:date="2024-03-16T20:44:00Z"/>
          <w:color w:val="000000" w:themeColor="text1"/>
          <w:lang w:val="en-US"/>
        </w:rPr>
        <w:pPrChange w:id="461" w:author="Aslan" w:date="2024-03-16T20:36:00Z">
          <w:pPr/>
        </w:pPrChange>
      </w:pPr>
      <w:ins w:id="462" w:author="Aslan" w:date="2024-03-16T20:44:00Z">
        <w:r>
          <w:rPr>
            <w:color w:val="000000" w:themeColor="text1"/>
            <w:lang w:val="en-US"/>
          </w:rPr>
          <w:t>D:/Codera/Ədəbiyyat/Project/Work/Poems.docx</w:t>
        </w:r>
      </w:ins>
    </w:p>
    <w:p w:rsidR="00AC1ABC" w:rsidRDefault="00AC1ABC">
      <w:pPr>
        <w:pStyle w:val="ListParagraph"/>
        <w:numPr>
          <w:ilvl w:val="0"/>
          <w:numId w:val="3"/>
        </w:numPr>
        <w:jc w:val="both"/>
        <w:rPr>
          <w:ins w:id="463" w:author="Aslan" w:date="2024-03-16T20:46:00Z"/>
          <w:color w:val="000000" w:themeColor="text1"/>
          <w:lang w:val="en-US"/>
        </w:rPr>
        <w:pPrChange w:id="464" w:author="Aslan" w:date="2024-03-16T20:46:00Z">
          <w:pPr/>
        </w:pPrChange>
      </w:pPr>
      <w:ins w:id="465" w:author="Aslan" w:date="2024-03-16T20:45:00Z">
        <w:r w:rsidRPr="00AC1ABC">
          <w:rPr>
            <w:color w:val="000000" w:themeColor="text1"/>
            <w:lang w:val="en-US"/>
            <w:rPrChange w:id="466" w:author="Aslan" w:date="2024-03-16T20:46:00Z">
              <w:rPr>
                <w:lang w:val="en-US"/>
              </w:rPr>
            </w:rPrChange>
          </w:rPr>
          <w:t>D:/Codera/Study/Image/Disk.bmp</w:t>
        </w:r>
      </w:ins>
    </w:p>
    <w:p w:rsidR="00AC1ABC" w:rsidRDefault="00AC1ABC">
      <w:pPr>
        <w:jc w:val="both"/>
        <w:rPr>
          <w:ins w:id="467" w:author="Aslan" w:date="2024-03-16T20:47:00Z"/>
          <w:color w:val="000000" w:themeColor="text1"/>
          <w:lang w:val="en-US"/>
        </w:rPr>
        <w:pPrChange w:id="468" w:author="Aslan" w:date="2024-03-16T20:46:00Z">
          <w:pPr/>
        </w:pPrChange>
      </w:pPr>
      <w:ins w:id="469" w:author="Aslan" w:date="2024-03-16T20:46:00Z">
        <w:r>
          <w:rPr>
            <w:color w:val="000000" w:themeColor="text1"/>
            <w:lang w:val="en-US"/>
          </w:rPr>
          <w:t xml:space="preserve">Bmp </w:t>
        </w:r>
        <w:proofErr w:type="spellStart"/>
        <w:r>
          <w:rPr>
            <w:color w:val="000000" w:themeColor="text1"/>
            <w:lang w:val="en-US"/>
          </w:rPr>
          <w:t>uzantılı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bütün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fayllar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silndikdə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boş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qalacaq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qovluğun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  <w:ins w:id="470" w:author="Aslan" w:date="2024-03-16T20:47:00Z">
        <w:r>
          <w:rPr>
            <w:color w:val="000000" w:themeColor="text1"/>
            <w:lang w:val="en-US"/>
          </w:rPr>
          <w:t xml:space="preserve">tam </w:t>
        </w:r>
        <w:proofErr w:type="spellStart"/>
        <w:r>
          <w:rPr>
            <w:color w:val="000000" w:themeColor="text1"/>
            <w:lang w:val="en-US"/>
          </w:rPr>
          <w:t>adını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göstərin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AC1ABC" w:rsidRDefault="00AC1ABC">
      <w:pPr>
        <w:jc w:val="both"/>
        <w:rPr>
          <w:ins w:id="471" w:author="Aslan" w:date="2024-03-16T20:47:00Z"/>
          <w:color w:val="000000" w:themeColor="text1"/>
          <w:lang w:val="en-US"/>
        </w:rPr>
        <w:pPrChange w:id="472" w:author="Aslan" w:date="2024-03-16T20:46:00Z">
          <w:pPr/>
        </w:pPrChange>
      </w:pPr>
    </w:p>
    <w:p w:rsidR="00AC1ABC" w:rsidRDefault="00AC1ABC">
      <w:pPr>
        <w:jc w:val="both"/>
        <w:rPr>
          <w:ins w:id="473" w:author="Aslan" w:date="2024-03-16T20:47:00Z"/>
          <w:color w:val="000000" w:themeColor="text1"/>
          <w:lang w:val="en-US"/>
        </w:rPr>
        <w:pPrChange w:id="474" w:author="Aslan" w:date="2024-03-16T20:46:00Z">
          <w:pPr/>
        </w:pPrChange>
      </w:pPr>
    </w:p>
    <w:p w:rsidR="00AC1ABC" w:rsidRDefault="00AC1ABC">
      <w:pPr>
        <w:jc w:val="both"/>
        <w:rPr>
          <w:ins w:id="475" w:author="Aslan" w:date="2024-03-16T20:47:00Z"/>
          <w:color w:val="000000" w:themeColor="text1"/>
          <w:lang w:val="en-US"/>
        </w:rPr>
        <w:pPrChange w:id="476" w:author="Aslan" w:date="2024-03-16T20:46:00Z">
          <w:pPr/>
        </w:pPrChange>
      </w:pPr>
    </w:p>
    <w:p w:rsidR="00AC1ABC" w:rsidRDefault="00AC1ABC">
      <w:pPr>
        <w:jc w:val="both"/>
        <w:rPr>
          <w:ins w:id="477" w:author="Aslan" w:date="2024-03-16T20:49:00Z"/>
          <w:color w:val="000000" w:themeColor="text1"/>
          <w:lang w:val="en-US"/>
        </w:rPr>
        <w:pPrChange w:id="478" w:author="Aslan" w:date="2024-03-16T20:46:00Z">
          <w:pPr/>
        </w:pPrChange>
      </w:pPr>
      <w:ins w:id="479" w:author="Aslan" w:date="2024-03-16T20:47:00Z">
        <w:r>
          <w:rPr>
            <w:color w:val="000000" w:themeColor="text1"/>
            <w:lang w:val="en-US"/>
          </w:rPr>
          <w:t xml:space="preserve">22.3 MB </w:t>
        </w:r>
        <w:proofErr w:type="spellStart"/>
        <w:r>
          <w:rPr>
            <w:color w:val="000000" w:themeColor="text1"/>
            <w:lang w:val="en-US"/>
          </w:rPr>
          <w:t>fayl</w:t>
        </w:r>
        <w:proofErr w:type="spellEnd"/>
        <w:r>
          <w:rPr>
            <w:color w:val="000000" w:themeColor="text1"/>
            <w:lang w:val="en-US"/>
          </w:rPr>
          <w:t xml:space="preserve"> 5 </w:t>
        </w:r>
        <w:proofErr w:type="spellStart"/>
        <w:r>
          <w:rPr>
            <w:color w:val="000000" w:themeColor="text1"/>
            <w:lang w:val="en-US"/>
          </w:rPr>
          <w:t>dəqiqə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ərzində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müəyyən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əlaqə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üzərindən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ötürülür</w:t>
        </w:r>
        <w:proofErr w:type="spellEnd"/>
        <w:r>
          <w:rPr>
            <w:color w:val="000000" w:themeColor="text1"/>
            <w:lang w:val="en-US"/>
          </w:rPr>
          <w:t xml:space="preserve">. </w:t>
        </w:r>
      </w:ins>
      <w:ins w:id="480" w:author="Aslan" w:date="2024-03-16T20:48:00Z">
        <w:r>
          <w:rPr>
            <w:color w:val="000000" w:themeColor="text1"/>
            <w:lang w:val="en-US"/>
          </w:rPr>
          <w:t xml:space="preserve">6144 KB </w:t>
        </w:r>
        <w:proofErr w:type="spellStart"/>
        <w:r>
          <w:rPr>
            <w:color w:val="000000" w:themeColor="text1"/>
            <w:lang w:val="en-US"/>
          </w:rPr>
          <w:t>ölçülü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faylın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eyni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əlaqə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vasitəsilə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ötürülə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biləcəyi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proofErr w:type="gramStart"/>
        <w:r>
          <w:rPr>
            <w:color w:val="000000" w:themeColor="text1"/>
            <w:lang w:val="en-US"/>
          </w:rPr>
          <w:t>vaxtı</w:t>
        </w:r>
      </w:ins>
      <w:proofErr w:type="spellEnd"/>
      <w:ins w:id="481" w:author="Aslan" w:date="2024-03-16T20:49:00Z">
        <w:r>
          <w:rPr>
            <w:color w:val="000000" w:themeColor="text1"/>
            <w:lang w:val="en-US"/>
          </w:rPr>
          <w:t>(</w:t>
        </w:r>
        <w:proofErr w:type="spellStart"/>
        <w:proofErr w:type="gramEnd"/>
        <w:r>
          <w:rPr>
            <w:color w:val="000000" w:themeColor="text1"/>
            <w:lang w:val="en-US"/>
          </w:rPr>
          <w:t>dəqiqələrlə</w:t>
        </w:r>
        <w:proofErr w:type="spellEnd"/>
        <w:r>
          <w:rPr>
            <w:color w:val="000000" w:themeColor="text1"/>
            <w:lang w:val="en-US"/>
          </w:rPr>
          <w:t xml:space="preserve">) </w:t>
        </w:r>
        <w:proofErr w:type="spellStart"/>
        <w:r>
          <w:rPr>
            <w:color w:val="000000" w:themeColor="text1"/>
            <w:lang w:val="en-US"/>
          </w:rPr>
          <w:t>müəyyənləşdirin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AC1ABC" w:rsidRDefault="00AC1ABC">
      <w:pPr>
        <w:jc w:val="both"/>
        <w:rPr>
          <w:ins w:id="482" w:author="Aslan" w:date="2024-03-16T20:50:00Z"/>
          <w:color w:val="000000" w:themeColor="text1"/>
          <w:lang w:val="en-US"/>
        </w:rPr>
        <w:pPrChange w:id="483" w:author="Aslan" w:date="2024-03-16T20:50:00Z">
          <w:pPr/>
        </w:pPrChange>
      </w:pPr>
      <w:ins w:id="484" w:author="Aslan" w:date="2024-03-16T20:49:00Z">
        <w:r>
          <w:rPr>
            <w:color w:val="000000" w:themeColor="text1"/>
            <w:lang w:val="en-US"/>
          </w:rPr>
          <w:t>A</w:t>
        </w:r>
        <w:proofErr w:type="gramStart"/>
        <w:r>
          <w:rPr>
            <w:color w:val="000000" w:themeColor="text1"/>
            <w:lang w:val="en-US"/>
          </w:rPr>
          <w:t>,O,U</w:t>
        </w:r>
        <w:proofErr w:type="gram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hərflərindən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düzələn</w:t>
        </w:r>
        <w:proofErr w:type="spellEnd"/>
        <w:r>
          <w:rPr>
            <w:color w:val="000000" w:themeColor="text1"/>
            <w:lang w:val="en-US"/>
          </w:rPr>
          <w:t xml:space="preserve"> 5 </w:t>
        </w:r>
        <w:proofErr w:type="spellStart"/>
        <w:r>
          <w:rPr>
            <w:color w:val="000000" w:themeColor="text1"/>
            <w:lang w:val="en-US"/>
          </w:rPr>
          <w:t>hərfli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bütün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sözlər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əlifba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sırası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ilə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yazılır</w:t>
        </w:r>
        <w:proofErr w:type="spellEnd"/>
        <w:r>
          <w:rPr>
            <w:color w:val="000000" w:themeColor="text1"/>
            <w:lang w:val="en-US"/>
          </w:rPr>
          <w:t xml:space="preserve">. </w:t>
        </w:r>
      </w:ins>
      <w:proofErr w:type="spellStart"/>
      <w:ins w:id="485" w:author="Aslan" w:date="2024-03-16T20:50:00Z">
        <w:r>
          <w:rPr>
            <w:color w:val="000000" w:themeColor="text1"/>
            <w:lang w:val="en-US"/>
          </w:rPr>
          <w:t>Siyahının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başlanğıcı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budur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AC1ABC" w:rsidRDefault="00AC1ABC">
      <w:pPr>
        <w:jc w:val="both"/>
        <w:rPr>
          <w:ins w:id="486" w:author="Aslan" w:date="2024-03-16T20:50:00Z"/>
          <w:color w:val="000000" w:themeColor="text1"/>
          <w:lang w:val="en-US"/>
        </w:rPr>
        <w:pPrChange w:id="487" w:author="Aslan" w:date="2024-03-16T20:50:00Z">
          <w:pPr/>
        </w:pPrChange>
      </w:pPr>
      <w:proofErr w:type="gramStart"/>
      <w:ins w:id="488" w:author="Aslan" w:date="2024-03-16T20:50:00Z">
        <w:r>
          <w:rPr>
            <w:color w:val="000000" w:themeColor="text1"/>
            <w:lang w:val="en-US"/>
          </w:rPr>
          <w:t>1.AAAAA</w:t>
        </w:r>
        <w:proofErr w:type="gramEnd"/>
      </w:ins>
    </w:p>
    <w:p w:rsidR="00AC1ABC" w:rsidRDefault="00AC1ABC">
      <w:pPr>
        <w:jc w:val="both"/>
        <w:rPr>
          <w:ins w:id="489" w:author="Aslan" w:date="2024-03-16T20:51:00Z"/>
          <w:color w:val="000000" w:themeColor="text1"/>
          <w:lang w:val="en-US"/>
        </w:rPr>
        <w:pPrChange w:id="490" w:author="Aslan" w:date="2024-03-16T20:50:00Z">
          <w:pPr/>
        </w:pPrChange>
      </w:pPr>
      <w:proofErr w:type="gramStart"/>
      <w:ins w:id="491" w:author="Aslan" w:date="2024-03-16T20:51:00Z">
        <w:r>
          <w:rPr>
            <w:color w:val="000000" w:themeColor="text1"/>
            <w:lang w:val="en-US"/>
          </w:rPr>
          <w:t>2.AAAAO</w:t>
        </w:r>
        <w:proofErr w:type="gramEnd"/>
      </w:ins>
    </w:p>
    <w:p w:rsidR="00AC1ABC" w:rsidRDefault="00AC1ABC">
      <w:pPr>
        <w:jc w:val="both"/>
        <w:rPr>
          <w:ins w:id="492" w:author="Aslan" w:date="2024-03-16T20:51:00Z"/>
          <w:color w:val="000000" w:themeColor="text1"/>
          <w:lang w:val="en-US"/>
        </w:rPr>
        <w:pPrChange w:id="493" w:author="Aslan" w:date="2024-03-16T20:50:00Z">
          <w:pPr/>
        </w:pPrChange>
      </w:pPr>
      <w:proofErr w:type="gramStart"/>
      <w:ins w:id="494" w:author="Aslan" w:date="2024-03-16T20:51:00Z">
        <w:r>
          <w:rPr>
            <w:color w:val="000000" w:themeColor="text1"/>
            <w:lang w:val="en-US"/>
          </w:rPr>
          <w:t>3.AAAAU</w:t>
        </w:r>
        <w:proofErr w:type="gramEnd"/>
      </w:ins>
    </w:p>
    <w:p w:rsidR="00AC1ABC" w:rsidRDefault="00AC1ABC">
      <w:pPr>
        <w:jc w:val="both"/>
        <w:rPr>
          <w:ins w:id="495" w:author="Aslan" w:date="2024-03-16T20:51:00Z"/>
          <w:color w:val="000000" w:themeColor="text1"/>
          <w:lang w:val="en-US"/>
        </w:rPr>
        <w:pPrChange w:id="496" w:author="Aslan" w:date="2024-03-16T20:50:00Z">
          <w:pPr/>
        </w:pPrChange>
      </w:pPr>
      <w:proofErr w:type="gramStart"/>
      <w:ins w:id="497" w:author="Aslan" w:date="2024-03-16T20:51:00Z">
        <w:r>
          <w:rPr>
            <w:color w:val="000000" w:themeColor="text1"/>
            <w:lang w:val="en-US"/>
          </w:rPr>
          <w:t>4.AAAOA</w:t>
        </w:r>
        <w:proofErr w:type="gramEnd"/>
      </w:ins>
    </w:p>
    <w:p w:rsidR="00AC1ABC" w:rsidRDefault="00AC1ABC">
      <w:pPr>
        <w:jc w:val="both"/>
        <w:rPr>
          <w:ins w:id="498" w:author="Aslan" w:date="2024-03-16T20:52:00Z"/>
          <w:color w:val="000000" w:themeColor="text1"/>
          <w:lang w:val="en-US"/>
        </w:rPr>
        <w:pPrChange w:id="499" w:author="Aslan" w:date="2024-03-16T20:50:00Z">
          <w:pPr/>
        </w:pPrChange>
      </w:pPr>
      <w:proofErr w:type="spellStart"/>
      <w:ins w:id="500" w:author="Aslan" w:date="2024-03-16T20:51:00Z">
        <w:r>
          <w:rPr>
            <w:color w:val="000000" w:themeColor="text1"/>
            <w:lang w:val="en-US"/>
          </w:rPr>
          <w:t>Verilmiş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sıraya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əsasən</w:t>
        </w:r>
        <w:proofErr w:type="spellEnd"/>
        <w:r>
          <w:rPr>
            <w:color w:val="000000" w:themeColor="text1"/>
            <w:lang w:val="en-US"/>
          </w:rPr>
          <w:t xml:space="preserve"> 244-cü </w:t>
        </w:r>
        <w:proofErr w:type="spellStart"/>
        <w:r>
          <w:rPr>
            <w:color w:val="000000" w:themeColor="text1"/>
            <w:lang w:val="en-US"/>
          </w:rPr>
          <w:t>sözü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müəyyən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edin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AC1ABC" w:rsidRDefault="00AC1ABC">
      <w:pPr>
        <w:jc w:val="both"/>
        <w:rPr>
          <w:ins w:id="501" w:author="Aslan" w:date="2024-03-16T20:52:00Z"/>
          <w:color w:val="000000" w:themeColor="text1"/>
          <w:lang w:val="en-US"/>
        </w:rPr>
        <w:pPrChange w:id="502" w:author="Aslan" w:date="2024-03-16T20:50:00Z">
          <w:pPr/>
        </w:pPrChange>
      </w:pPr>
    </w:p>
    <w:p w:rsidR="00AC1ABC" w:rsidRDefault="00AC1ABC">
      <w:pPr>
        <w:jc w:val="both"/>
        <w:rPr>
          <w:ins w:id="503" w:author="Aslan" w:date="2024-03-16T20:52:00Z"/>
          <w:color w:val="000000" w:themeColor="text1"/>
          <w:lang w:val="en-US"/>
        </w:rPr>
        <w:pPrChange w:id="504" w:author="Aslan" w:date="2024-03-16T20:50:00Z">
          <w:pPr/>
        </w:pPrChange>
      </w:pPr>
    </w:p>
    <w:p w:rsidR="00AC1ABC" w:rsidRDefault="00AC1ABC">
      <w:pPr>
        <w:jc w:val="both"/>
        <w:rPr>
          <w:ins w:id="505" w:author="Aslan" w:date="2024-03-16T20:52:00Z"/>
          <w:color w:val="000000" w:themeColor="text1"/>
          <w:lang w:val="en-US"/>
        </w:rPr>
        <w:pPrChange w:id="506" w:author="Aslan" w:date="2024-03-16T20:50:00Z">
          <w:pPr/>
        </w:pPrChange>
      </w:pPr>
    </w:p>
    <w:p w:rsidR="00AC1ABC" w:rsidRDefault="00AC1ABC">
      <w:pPr>
        <w:jc w:val="both"/>
        <w:rPr>
          <w:ins w:id="507" w:author="Aslan" w:date="2024-03-16T20:54:00Z"/>
          <w:color w:val="000000" w:themeColor="text1"/>
          <w:lang w:val="en-US"/>
        </w:rPr>
        <w:pPrChange w:id="508" w:author="Aslan" w:date="2024-03-16T20:50:00Z">
          <w:pPr/>
        </w:pPrChange>
      </w:pPr>
      <w:ins w:id="509" w:author="Aslan" w:date="2024-03-16T20:52:00Z">
        <w:r>
          <w:rPr>
            <w:color w:val="000000" w:themeColor="text1"/>
            <w:lang w:val="en-US"/>
          </w:rPr>
          <w:lastRenderedPageBreak/>
          <w:t>23</w:t>
        </w:r>
        <w:proofErr w:type="gramStart"/>
        <w:r>
          <w:rPr>
            <w:color w:val="000000" w:themeColor="text1"/>
            <w:lang w:val="en-US"/>
          </w:rPr>
          <w:t>.Proqrama</w:t>
        </w:r>
        <w:proofErr w:type="gram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giriş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üçün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üç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rəqəmli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iki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  <w:proofErr w:type="spellStart"/>
      <w:ins w:id="510" w:author="Aslan" w:date="2024-03-16T20:53:00Z">
        <w:r>
          <w:rPr>
            <w:color w:val="000000" w:themeColor="text1"/>
            <w:lang w:val="en-US"/>
          </w:rPr>
          <w:t>daxil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edilir</w:t>
        </w:r>
        <w:proofErr w:type="spellEnd"/>
        <w:r>
          <w:rPr>
            <w:color w:val="000000" w:themeColor="text1"/>
            <w:lang w:val="en-US"/>
          </w:rPr>
          <w:t xml:space="preserve">. Bu </w:t>
        </w:r>
        <w:proofErr w:type="spellStart"/>
        <w:r>
          <w:rPr>
            <w:color w:val="000000" w:themeColor="text1"/>
            <w:lang w:val="en-US"/>
          </w:rPr>
          <w:t>ədədlərdən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istifadə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edərək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aşağıdakı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qaydalardan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istifadə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edərək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aşağıdakı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  <w:proofErr w:type="spellStart"/>
      <w:ins w:id="511" w:author="Aslan" w:date="2024-03-16T20:54:00Z">
        <w:r w:rsidR="00BA16AD">
          <w:rPr>
            <w:color w:val="000000" w:themeColor="text1"/>
            <w:lang w:val="en-US"/>
          </w:rPr>
          <w:t>qaydalara</w:t>
        </w:r>
        <w:proofErr w:type="spellEnd"/>
        <w:r w:rsidR="00BA16AD">
          <w:rPr>
            <w:color w:val="000000" w:themeColor="text1"/>
            <w:lang w:val="en-US"/>
          </w:rPr>
          <w:t xml:space="preserve"> </w:t>
        </w:r>
        <w:proofErr w:type="spellStart"/>
        <w:r w:rsidR="00BA16AD">
          <w:rPr>
            <w:color w:val="000000" w:themeColor="text1"/>
            <w:lang w:val="en-US"/>
          </w:rPr>
          <w:t>uyğun</w:t>
        </w:r>
        <w:proofErr w:type="spellEnd"/>
        <w:r w:rsidR="00BA16AD">
          <w:rPr>
            <w:color w:val="000000" w:themeColor="text1"/>
            <w:lang w:val="en-US"/>
          </w:rPr>
          <w:t xml:space="preserve"> </w:t>
        </w:r>
        <w:proofErr w:type="spellStart"/>
        <w:r w:rsidR="00BA16AD">
          <w:rPr>
            <w:color w:val="000000" w:themeColor="text1"/>
            <w:lang w:val="en-US"/>
          </w:rPr>
          <w:t>olaraq</w:t>
        </w:r>
        <w:proofErr w:type="spellEnd"/>
        <w:r w:rsidR="00BA16AD">
          <w:rPr>
            <w:color w:val="000000" w:themeColor="text1"/>
            <w:lang w:val="en-US"/>
          </w:rPr>
          <w:t xml:space="preserve"> </w:t>
        </w:r>
        <w:proofErr w:type="spellStart"/>
        <w:r w:rsidR="00BA16AD">
          <w:rPr>
            <w:color w:val="000000" w:themeColor="text1"/>
            <w:lang w:val="en-US"/>
          </w:rPr>
          <w:t>yeni</w:t>
        </w:r>
        <w:proofErr w:type="spellEnd"/>
        <w:r w:rsidR="00BA16AD">
          <w:rPr>
            <w:color w:val="000000" w:themeColor="text1"/>
            <w:lang w:val="en-US"/>
          </w:rPr>
          <w:t xml:space="preserve"> </w:t>
        </w:r>
        <w:proofErr w:type="spellStart"/>
        <w:r w:rsidR="00BA16AD">
          <w:rPr>
            <w:color w:val="000000" w:themeColor="text1"/>
            <w:lang w:val="en-US"/>
          </w:rPr>
          <w:t>ədəd</w:t>
        </w:r>
        <w:proofErr w:type="spellEnd"/>
        <w:r w:rsidR="00BA16AD">
          <w:rPr>
            <w:color w:val="000000" w:themeColor="text1"/>
            <w:lang w:val="en-US"/>
          </w:rPr>
          <w:t xml:space="preserve"> </w:t>
        </w:r>
        <w:proofErr w:type="spellStart"/>
        <w:r w:rsidR="00BA16AD">
          <w:rPr>
            <w:color w:val="000000" w:themeColor="text1"/>
            <w:lang w:val="en-US"/>
          </w:rPr>
          <w:t>qurulur</w:t>
        </w:r>
        <w:proofErr w:type="spellEnd"/>
        <w:r w:rsidR="00BA16AD">
          <w:rPr>
            <w:color w:val="000000" w:themeColor="text1"/>
            <w:lang w:val="en-US"/>
          </w:rPr>
          <w:t>.</w:t>
        </w:r>
      </w:ins>
    </w:p>
    <w:p w:rsidR="00BA16AD" w:rsidRDefault="00BA16AD">
      <w:pPr>
        <w:jc w:val="both"/>
        <w:rPr>
          <w:ins w:id="512" w:author="Aslan" w:date="2024-03-16T20:55:00Z"/>
          <w:color w:val="000000" w:themeColor="text1"/>
          <w:lang w:val="en-US"/>
        </w:rPr>
        <w:pPrChange w:id="513" w:author="Aslan" w:date="2024-03-16T20:50:00Z">
          <w:pPr/>
        </w:pPrChange>
      </w:pPr>
      <w:ins w:id="514" w:author="Aslan" w:date="2024-03-16T20:54:00Z">
        <w:r>
          <w:rPr>
            <w:color w:val="000000" w:themeColor="text1"/>
            <w:lang w:val="en-US"/>
          </w:rPr>
          <w:t xml:space="preserve">1-hər </w:t>
        </w:r>
        <w:proofErr w:type="spellStart"/>
        <w:r>
          <w:rPr>
            <w:color w:val="000000" w:themeColor="text1"/>
            <w:lang w:val="en-US"/>
          </w:rPr>
          <w:t>iki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ədədin</w:t>
        </w:r>
        <w:proofErr w:type="spellEnd"/>
        <w:r>
          <w:rPr>
            <w:color w:val="000000" w:themeColor="text1"/>
            <w:lang w:val="en-US"/>
          </w:rPr>
          <w:t xml:space="preserve"> ilk </w:t>
        </w:r>
        <w:proofErr w:type="spellStart"/>
        <w:r>
          <w:rPr>
            <w:color w:val="000000" w:themeColor="text1"/>
            <w:lang w:val="en-US"/>
          </w:rPr>
          <w:t>rəqəmləri</w:t>
        </w:r>
        <w:proofErr w:type="gramStart"/>
        <w:r>
          <w:rPr>
            <w:color w:val="000000" w:themeColor="text1"/>
            <w:lang w:val="en-US"/>
          </w:rPr>
          <w:t>,</w:t>
        </w:r>
      </w:ins>
      <w:ins w:id="515" w:author="Aslan" w:date="2024-03-16T20:55:00Z">
        <w:r>
          <w:rPr>
            <w:color w:val="000000" w:themeColor="text1"/>
            <w:lang w:val="en-US"/>
          </w:rPr>
          <w:t>orta</w:t>
        </w:r>
        <w:proofErr w:type="spellEnd"/>
        <w:proofErr w:type="gram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rəqəmləri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sonuncu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rəqəmləri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cəmlənir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BA16AD" w:rsidRDefault="00BA16AD">
      <w:pPr>
        <w:jc w:val="both"/>
        <w:rPr>
          <w:ins w:id="516" w:author="Aslan" w:date="2024-03-16T20:55:00Z"/>
          <w:color w:val="000000" w:themeColor="text1"/>
          <w:lang w:val="en-US"/>
        </w:rPr>
        <w:pPrChange w:id="517" w:author="Aslan" w:date="2024-03-16T20:50:00Z">
          <w:pPr/>
        </w:pPrChange>
      </w:pPr>
      <w:ins w:id="518" w:author="Aslan" w:date="2024-03-16T20:55:00Z">
        <w:r>
          <w:rPr>
            <w:color w:val="000000" w:themeColor="text1"/>
            <w:lang w:val="en-US"/>
          </w:rPr>
          <w:t xml:space="preserve">2-Alınmış </w:t>
        </w:r>
        <w:proofErr w:type="spellStart"/>
        <w:r>
          <w:rPr>
            <w:color w:val="000000" w:themeColor="text1"/>
            <w:lang w:val="en-US"/>
          </w:rPr>
          <w:t>cəmlər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artan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sıra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ilə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ardıcıl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düzülür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yeni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yaranır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BA16AD" w:rsidRDefault="00BA16AD">
      <w:pPr>
        <w:jc w:val="both"/>
        <w:rPr>
          <w:ins w:id="519" w:author="Aslan" w:date="2024-03-16T20:57:00Z"/>
          <w:color w:val="000000" w:themeColor="text1"/>
          <w:lang w:val="en-US"/>
        </w:rPr>
        <w:pPrChange w:id="520" w:author="Aslan" w:date="2024-03-16T20:50:00Z">
          <w:pPr/>
        </w:pPrChange>
      </w:pPr>
      <w:ins w:id="521" w:author="Aslan" w:date="2024-03-16T20:56:00Z">
        <w:r>
          <w:rPr>
            <w:color w:val="000000" w:themeColor="text1"/>
            <w:lang w:val="en-US"/>
          </w:rPr>
          <w:t>3-Misal</w:t>
        </w:r>
        <w:proofErr w:type="gramStart"/>
        <w:r>
          <w:rPr>
            <w:color w:val="000000" w:themeColor="text1"/>
            <w:lang w:val="en-US"/>
          </w:rPr>
          <w:t>,ilkin</w:t>
        </w:r>
        <w:proofErr w:type="gram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üçrəqəmli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ədədlər</w:t>
        </w:r>
        <w:proofErr w:type="spellEnd"/>
        <w:r>
          <w:rPr>
            <w:color w:val="000000" w:themeColor="text1"/>
            <w:lang w:val="en-US"/>
          </w:rPr>
          <w:t xml:space="preserve"> 835</w:t>
        </w:r>
      </w:ins>
      <w:ins w:id="522" w:author="Aslan" w:date="2024-03-16T20:57:00Z">
        <w:r>
          <w:rPr>
            <w:color w:val="000000" w:themeColor="text1"/>
            <w:lang w:val="en-US"/>
          </w:rPr>
          <w:t xml:space="preserve">,196. </w:t>
        </w:r>
        <w:proofErr w:type="spellStart"/>
        <w:r>
          <w:rPr>
            <w:color w:val="000000" w:themeColor="text1"/>
            <w:lang w:val="en-US"/>
          </w:rPr>
          <w:t>Ədədlərin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rəqəmləri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cəmləri</w:t>
        </w:r>
        <w:proofErr w:type="spellEnd"/>
        <w:r>
          <w:rPr>
            <w:color w:val="000000" w:themeColor="text1"/>
            <w:lang w:val="en-US"/>
          </w:rPr>
          <w:t xml:space="preserve"> 9</w:t>
        </w:r>
        <w:proofErr w:type="gramStart"/>
        <w:r>
          <w:rPr>
            <w:color w:val="000000" w:themeColor="text1"/>
            <w:lang w:val="en-US"/>
          </w:rPr>
          <w:t>,12,11</w:t>
        </w:r>
        <w:proofErr w:type="gramEnd"/>
        <w:r>
          <w:rPr>
            <w:color w:val="000000" w:themeColor="text1"/>
            <w:lang w:val="en-US"/>
          </w:rPr>
          <w:t xml:space="preserve">. </w:t>
        </w:r>
        <w:proofErr w:type="spellStart"/>
        <w:r>
          <w:rPr>
            <w:color w:val="000000" w:themeColor="text1"/>
            <w:lang w:val="en-US"/>
          </w:rPr>
          <w:t>Nəticə</w:t>
        </w:r>
        <w:proofErr w:type="spellEnd"/>
        <w:r>
          <w:rPr>
            <w:color w:val="000000" w:themeColor="text1"/>
            <w:lang w:val="en-US"/>
          </w:rPr>
          <w:t xml:space="preserve"> 91112</w:t>
        </w:r>
      </w:ins>
    </w:p>
    <w:p w:rsidR="00BA16AD" w:rsidRDefault="00BA16AD">
      <w:pPr>
        <w:jc w:val="both"/>
        <w:rPr>
          <w:ins w:id="523" w:author="Aslan" w:date="2024-03-17T20:57:00Z"/>
          <w:color w:val="000000" w:themeColor="text1"/>
          <w:lang w:val="en-US"/>
        </w:rPr>
        <w:pPrChange w:id="524" w:author="Aslan" w:date="2024-03-16T20:50:00Z">
          <w:pPr/>
        </w:pPrChange>
      </w:pPr>
      <w:proofErr w:type="spellStart"/>
      <w:ins w:id="525" w:author="Aslan" w:date="2024-03-16T20:58:00Z">
        <w:r>
          <w:rPr>
            <w:color w:val="000000" w:themeColor="text1"/>
            <w:lang w:val="en-US"/>
          </w:rPr>
          <w:t>Əgər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daxil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edilən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ədədlərdən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biri</w:t>
        </w:r>
        <w:proofErr w:type="spellEnd"/>
        <w:r>
          <w:rPr>
            <w:color w:val="000000" w:themeColor="text1"/>
            <w:lang w:val="en-US"/>
          </w:rPr>
          <w:t xml:space="preserve"> 365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sonda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yaranan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</w:t>
        </w:r>
        <w:proofErr w:type="spellEnd"/>
        <w:r>
          <w:rPr>
            <w:color w:val="000000" w:themeColor="text1"/>
            <w:lang w:val="en-US"/>
          </w:rPr>
          <w:t xml:space="preserve"> 51014 </w:t>
        </w:r>
        <w:proofErr w:type="spellStart"/>
        <w:r>
          <w:rPr>
            <w:color w:val="000000" w:themeColor="text1"/>
            <w:lang w:val="en-US"/>
          </w:rPr>
          <w:t>olarsa</w:t>
        </w:r>
        <w:proofErr w:type="gramStart"/>
        <w:r>
          <w:rPr>
            <w:color w:val="000000" w:themeColor="text1"/>
            <w:lang w:val="en-US"/>
          </w:rPr>
          <w:t>,girişə</w:t>
        </w:r>
        <w:proofErr w:type="spellEnd"/>
        <w:proofErr w:type="gram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veriləcək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digər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dəyəri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əm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ç</w:t>
        </w:r>
      </w:ins>
      <w:ins w:id="526" w:author="Aslan" w:date="2024-03-16T20:59:00Z">
        <w:r>
          <w:rPr>
            <w:color w:val="000000" w:themeColor="text1"/>
            <w:lang w:val="en-US"/>
          </w:rPr>
          <w:t>ox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neçə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olar</w:t>
        </w:r>
        <w:proofErr w:type="spellEnd"/>
        <w:r>
          <w:rPr>
            <w:color w:val="000000" w:themeColor="text1"/>
            <w:lang w:val="en-US"/>
          </w:rPr>
          <w:t>?</w:t>
        </w:r>
      </w:ins>
    </w:p>
    <w:p w:rsidR="0055287A" w:rsidRDefault="0055287A">
      <w:pPr>
        <w:jc w:val="both"/>
        <w:rPr>
          <w:ins w:id="527" w:author="Aslan" w:date="2024-03-17T20:57:00Z"/>
          <w:color w:val="000000" w:themeColor="text1"/>
          <w:lang w:val="en-US"/>
        </w:rPr>
        <w:pPrChange w:id="528" w:author="Aslan" w:date="2024-03-16T20:50:00Z">
          <w:pPr/>
        </w:pPrChange>
      </w:pPr>
    </w:p>
    <w:p w:rsidR="0055287A" w:rsidRDefault="0055287A">
      <w:pPr>
        <w:jc w:val="both"/>
        <w:rPr>
          <w:ins w:id="529" w:author="Aslan" w:date="2024-03-17T20:57:00Z"/>
          <w:color w:val="000000" w:themeColor="text1"/>
          <w:lang w:val="en-US"/>
        </w:rPr>
        <w:pPrChange w:id="530" w:author="Aslan" w:date="2024-03-16T20:50:00Z">
          <w:pPr/>
        </w:pPrChange>
      </w:pPr>
    </w:p>
    <w:p w:rsidR="00E7458E" w:rsidRDefault="00932745" w:rsidP="008B25C5">
      <w:pPr>
        <w:rPr>
          <w:ins w:id="531" w:author="Aslan" w:date="2024-03-19T12:08:00Z"/>
          <w:color w:val="000000" w:themeColor="text1"/>
          <w:lang w:val="en-US"/>
        </w:rPr>
      </w:pPr>
      <w:ins w:id="532" w:author="Aslan" w:date="2024-03-19T11:40:00Z">
        <w:r>
          <w:rPr>
            <w:color w:val="000000" w:themeColor="text1"/>
            <w:lang w:val="en-US"/>
          </w:rPr>
          <w:br w:type="page"/>
        </w:r>
      </w:ins>
      <w:ins w:id="533" w:author="Aslan" w:date="2024-03-19T11:54:00Z">
        <w:r w:rsidR="008B25C5">
          <w:rPr>
            <w:color w:val="000000" w:themeColor="text1"/>
            <w:lang w:val="en-US"/>
          </w:rPr>
          <w:lastRenderedPageBreak/>
          <w:t>25.</w:t>
        </w:r>
      </w:ins>
      <w:ins w:id="534" w:author="Aslan" w:date="2024-03-19T12:07:00Z"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Avtomata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girişdə</w:t>
        </w:r>
        <w:proofErr w:type="spellEnd"/>
        <w:r w:rsidR="00DF7248">
          <w:rPr>
            <w:color w:val="000000" w:themeColor="text1"/>
            <w:lang w:val="en-US"/>
          </w:rPr>
          <w:t xml:space="preserve"> 3 </w:t>
        </w:r>
        <w:proofErr w:type="spellStart"/>
        <w:r w:rsidR="00DF7248">
          <w:rPr>
            <w:color w:val="000000" w:themeColor="text1"/>
            <w:lang w:val="en-US"/>
          </w:rPr>
          <w:t>rəqəmli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ədəd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daxil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edilir</w:t>
        </w:r>
        <w:proofErr w:type="spellEnd"/>
        <w:r w:rsidR="00DF7248">
          <w:rPr>
            <w:color w:val="000000" w:themeColor="text1"/>
            <w:lang w:val="en-US"/>
          </w:rPr>
          <w:t xml:space="preserve">. Avtomat </w:t>
        </w:r>
        <w:proofErr w:type="spellStart"/>
        <w:r w:rsidR="00DF7248">
          <w:rPr>
            <w:color w:val="000000" w:themeColor="text1"/>
            <w:lang w:val="en-US"/>
          </w:rPr>
          <w:t>bu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ədədi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yeni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ədədə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aşağıdakı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qayda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ilə</w:t>
        </w:r>
        <w:proofErr w:type="spellEnd"/>
        <w:r w:rsidR="00DF7248">
          <w:rPr>
            <w:color w:val="000000" w:themeColor="text1"/>
            <w:lang w:val="en-US"/>
          </w:rPr>
          <w:t xml:space="preserve"> </w:t>
        </w:r>
        <w:proofErr w:type="spellStart"/>
        <w:r w:rsidR="00DF7248">
          <w:rPr>
            <w:color w:val="000000" w:themeColor="text1"/>
            <w:lang w:val="en-US"/>
          </w:rPr>
          <w:t>çevirir</w:t>
        </w:r>
      </w:ins>
      <w:proofErr w:type="spellEnd"/>
      <w:ins w:id="535" w:author="Aslan" w:date="2024-03-19T12:08:00Z">
        <w:r w:rsidR="00DF7248">
          <w:rPr>
            <w:color w:val="000000" w:themeColor="text1"/>
            <w:lang w:val="en-US"/>
          </w:rPr>
          <w:t>:</w:t>
        </w:r>
      </w:ins>
    </w:p>
    <w:p w:rsidR="00DF7248" w:rsidRDefault="00DF7248" w:rsidP="00DF7248">
      <w:pPr>
        <w:rPr>
          <w:ins w:id="536" w:author="Aslan" w:date="2024-03-19T12:08:00Z"/>
          <w:color w:val="000000" w:themeColor="text1"/>
          <w:lang w:val="en-US"/>
        </w:rPr>
      </w:pPr>
    </w:p>
    <w:p w:rsidR="00DF7248" w:rsidRDefault="00DF7248" w:rsidP="00DF7248">
      <w:pPr>
        <w:rPr>
          <w:ins w:id="537" w:author="Aslan" w:date="2024-03-19T12:10:00Z"/>
          <w:color w:val="000000" w:themeColor="text1"/>
          <w:lang w:val="en-US"/>
        </w:rPr>
      </w:pPr>
      <w:ins w:id="538" w:author="Aslan" w:date="2024-03-19T12:08:00Z">
        <w:r w:rsidRPr="00DF7248">
          <w:rPr>
            <w:color w:val="000000" w:themeColor="text1"/>
            <w:lang w:val="en-US"/>
          </w:rPr>
          <w:t>1.</w:t>
        </w:r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Ədədin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  <w:ins w:id="539" w:author="Aslan" w:date="2024-03-19T12:09:00Z">
        <w:r w:rsidR="00D26579">
          <w:rPr>
            <w:color w:val="000000" w:themeColor="text1"/>
            <w:lang w:val="en-US"/>
          </w:rPr>
          <w:t xml:space="preserve">1-ci </w:t>
        </w:r>
        <w:proofErr w:type="spellStart"/>
        <w:r w:rsidR="00D26579">
          <w:rPr>
            <w:color w:val="000000" w:themeColor="text1"/>
            <w:lang w:val="en-US"/>
          </w:rPr>
          <w:t>və</w:t>
        </w:r>
        <w:proofErr w:type="spellEnd"/>
        <w:r w:rsidR="00D26579">
          <w:rPr>
            <w:color w:val="000000" w:themeColor="text1"/>
            <w:lang w:val="en-US"/>
          </w:rPr>
          <w:t xml:space="preserve"> 2-ci </w:t>
        </w:r>
        <w:proofErr w:type="spellStart"/>
        <w:r w:rsidR="00D26579">
          <w:rPr>
            <w:color w:val="000000" w:themeColor="text1"/>
            <w:lang w:val="en-US"/>
          </w:rPr>
          <w:t>rəqəmlər</w:t>
        </w:r>
        <w:proofErr w:type="spellEnd"/>
        <w:r w:rsidR="00D26579">
          <w:rPr>
            <w:color w:val="000000" w:themeColor="text1"/>
            <w:lang w:val="en-US"/>
          </w:rPr>
          <w:t xml:space="preserve"> </w:t>
        </w:r>
        <w:proofErr w:type="spellStart"/>
        <w:r w:rsidR="00D26579">
          <w:rPr>
            <w:color w:val="000000" w:themeColor="text1"/>
            <w:lang w:val="en-US"/>
          </w:rPr>
          <w:t>daha</w:t>
        </w:r>
        <w:proofErr w:type="spellEnd"/>
        <w:r w:rsidR="00D26579">
          <w:rPr>
            <w:color w:val="000000" w:themeColor="text1"/>
            <w:lang w:val="en-US"/>
          </w:rPr>
          <w:t xml:space="preserve"> </w:t>
        </w:r>
        <w:proofErr w:type="spellStart"/>
        <w:r w:rsidR="00D26579">
          <w:rPr>
            <w:color w:val="000000" w:themeColor="text1"/>
            <w:lang w:val="en-US"/>
          </w:rPr>
          <w:t>sonra</w:t>
        </w:r>
        <w:proofErr w:type="spellEnd"/>
        <w:r w:rsidR="00D26579">
          <w:rPr>
            <w:color w:val="000000" w:themeColor="text1"/>
            <w:lang w:val="en-US"/>
          </w:rPr>
          <w:t xml:space="preserve"> 2-ci və</w:t>
        </w:r>
      </w:ins>
      <w:ins w:id="540" w:author="Aslan" w:date="2024-03-19T12:10:00Z">
        <w:r w:rsidR="00D26579">
          <w:rPr>
            <w:color w:val="000000" w:themeColor="text1"/>
            <w:lang w:val="en-US"/>
          </w:rPr>
          <w:t xml:space="preserve">3-cü </w:t>
        </w:r>
        <w:proofErr w:type="spellStart"/>
        <w:r w:rsidR="00D26579">
          <w:rPr>
            <w:color w:val="000000" w:themeColor="text1"/>
            <w:lang w:val="en-US"/>
          </w:rPr>
          <w:t>rəqəmlər</w:t>
        </w:r>
        <w:proofErr w:type="spellEnd"/>
        <w:r w:rsidR="00D26579">
          <w:rPr>
            <w:color w:val="000000" w:themeColor="text1"/>
            <w:lang w:val="en-US"/>
          </w:rPr>
          <w:t xml:space="preserve"> </w:t>
        </w:r>
        <w:proofErr w:type="spellStart"/>
        <w:r w:rsidR="00D26579">
          <w:rPr>
            <w:color w:val="000000" w:themeColor="text1"/>
            <w:lang w:val="en-US"/>
          </w:rPr>
          <w:t>toplanır</w:t>
        </w:r>
        <w:proofErr w:type="spellEnd"/>
        <w:r w:rsidR="00D26579">
          <w:rPr>
            <w:color w:val="000000" w:themeColor="text1"/>
            <w:lang w:val="en-US"/>
          </w:rPr>
          <w:t>.</w:t>
        </w:r>
      </w:ins>
    </w:p>
    <w:p w:rsidR="00D26579" w:rsidRDefault="00D26579" w:rsidP="00DF7248">
      <w:pPr>
        <w:rPr>
          <w:ins w:id="541" w:author="Aslan" w:date="2024-03-19T12:10:00Z"/>
          <w:color w:val="000000" w:themeColor="text1"/>
          <w:lang w:val="en-US"/>
        </w:rPr>
      </w:pPr>
      <w:ins w:id="542" w:author="Aslan" w:date="2024-03-19T12:10:00Z">
        <w:r>
          <w:rPr>
            <w:color w:val="000000" w:themeColor="text1"/>
            <w:lang w:val="en-US"/>
          </w:rPr>
          <w:t xml:space="preserve">2. </w:t>
        </w:r>
        <w:proofErr w:type="spellStart"/>
        <w:r>
          <w:rPr>
            <w:color w:val="000000" w:themeColor="text1"/>
            <w:lang w:val="en-US"/>
          </w:rPr>
          <w:t>Alınmış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ədədlər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azalan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sıra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ilə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yanaşı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yazılaraq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yeni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alınır</w:t>
        </w:r>
        <w:proofErr w:type="spellEnd"/>
        <w:r>
          <w:rPr>
            <w:color w:val="000000" w:themeColor="text1"/>
            <w:lang w:val="en-US"/>
          </w:rPr>
          <w:t>.</w:t>
        </w:r>
      </w:ins>
    </w:p>
    <w:p w:rsidR="00D26579" w:rsidRDefault="00D26579" w:rsidP="00DF7248">
      <w:pPr>
        <w:rPr>
          <w:ins w:id="543" w:author="Aslan" w:date="2024-03-19T12:11:00Z"/>
          <w:color w:val="000000" w:themeColor="text1"/>
          <w:lang w:val="en-US"/>
        </w:rPr>
      </w:pPr>
      <w:ins w:id="544" w:author="Aslan" w:date="2024-03-19T12:11:00Z">
        <w:r>
          <w:rPr>
            <w:color w:val="000000" w:themeColor="text1"/>
            <w:lang w:val="en-US"/>
          </w:rPr>
          <w:t>(</w:t>
        </w:r>
        <w:proofErr w:type="spellStart"/>
        <w:r>
          <w:rPr>
            <w:color w:val="000000" w:themeColor="text1"/>
            <w:lang w:val="en-US"/>
          </w:rPr>
          <w:t>Məsələn</w:t>
        </w:r>
        <w:proofErr w:type="gramStart"/>
        <w:r>
          <w:rPr>
            <w:color w:val="000000" w:themeColor="text1"/>
            <w:lang w:val="en-US"/>
          </w:rPr>
          <w:t>:Girişdə</w:t>
        </w:r>
        <w:proofErr w:type="spellEnd"/>
        <w:proofErr w:type="gramEnd"/>
        <w:r>
          <w:rPr>
            <w:color w:val="000000" w:themeColor="text1"/>
            <w:lang w:val="en-US"/>
          </w:rPr>
          <w:t xml:space="preserve"> 259 </w:t>
        </w:r>
        <w:proofErr w:type="spellStart"/>
        <w:r>
          <w:rPr>
            <w:color w:val="000000" w:themeColor="text1"/>
            <w:lang w:val="en-US"/>
          </w:rPr>
          <w:t>verilir</w:t>
        </w:r>
        <w:proofErr w:type="spellEnd"/>
        <w:r>
          <w:rPr>
            <w:color w:val="000000" w:themeColor="text1"/>
            <w:lang w:val="en-US"/>
          </w:rPr>
          <w:t>. 2+5=7, 5+9=14</w:t>
        </w:r>
      </w:ins>
    </w:p>
    <w:p w:rsidR="00D26579" w:rsidRDefault="00D26579" w:rsidP="00DF7248">
      <w:pPr>
        <w:rPr>
          <w:ins w:id="545" w:author="Aslan" w:date="2024-03-19T12:12:00Z"/>
          <w:color w:val="000000" w:themeColor="text1"/>
          <w:lang w:val="en-US"/>
        </w:rPr>
      </w:pPr>
      <w:proofErr w:type="spellStart"/>
      <w:ins w:id="546" w:author="Aslan" w:date="2024-03-19T12:12:00Z">
        <w:r>
          <w:rPr>
            <w:color w:val="000000" w:themeColor="text1"/>
            <w:lang w:val="en-US"/>
          </w:rPr>
          <w:t>Nəticədə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alınan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</w:t>
        </w:r>
        <w:proofErr w:type="spellEnd"/>
        <w:r>
          <w:rPr>
            <w:color w:val="000000" w:themeColor="text1"/>
            <w:lang w:val="en-US"/>
          </w:rPr>
          <w:t xml:space="preserve"> 147 </w:t>
        </w:r>
        <w:proofErr w:type="spellStart"/>
        <w:r>
          <w:rPr>
            <w:color w:val="000000" w:themeColor="text1"/>
            <w:lang w:val="en-US"/>
          </w:rPr>
          <w:t>olacaq</w:t>
        </w:r>
        <w:proofErr w:type="spellEnd"/>
        <w:r>
          <w:rPr>
            <w:color w:val="000000" w:themeColor="text1"/>
            <w:lang w:val="en-US"/>
          </w:rPr>
          <w:t>).</w:t>
        </w:r>
      </w:ins>
    </w:p>
    <w:p w:rsidR="00D26579" w:rsidRDefault="00D26579" w:rsidP="00DF7248">
      <w:pPr>
        <w:rPr>
          <w:ins w:id="547" w:author="Aslan" w:date="2024-03-19T12:14:00Z"/>
          <w:color w:val="000000" w:themeColor="text1"/>
          <w:lang w:val="en-US"/>
        </w:rPr>
      </w:pPr>
      <w:proofErr w:type="spellStart"/>
      <w:ins w:id="548" w:author="Aslan" w:date="2024-03-19T12:12:00Z">
        <w:r>
          <w:rPr>
            <w:color w:val="000000" w:themeColor="text1"/>
            <w:lang w:val="en-US"/>
          </w:rPr>
          <w:t>Avtomatın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çıxışa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verdiyi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</w:t>
        </w:r>
        <w:proofErr w:type="spellEnd"/>
        <w:r>
          <w:rPr>
            <w:color w:val="000000" w:themeColor="text1"/>
            <w:lang w:val="en-US"/>
          </w:rPr>
          <w:t xml:space="preserve"> 1412-dir. </w:t>
        </w:r>
        <w:proofErr w:type="spellStart"/>
        <w:r>
          <w:rPr>
            <w:color w:val="000000" w:themeColor="text1"/>
            <w:lang w:val="en-US"/>
          </w:rPr>
          <w:t>Girişə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verilən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kiçik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ədədi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proofErr w:type="gramStart"/>
        <w:r>
          <w:rPr>
            <w:color w:val="000000" w:themeColor="text1"/>
            <w:lang w:val="en-US"/>
          </w:rPr>
          <w:t>tapın</w:t>
        </w:r>
        <w:proofErr w:type="spellEnd"/>
        <w:r>
          <w:rPr>
            <w:color w:val="000000" w:themeColor="text1"/>
            <w:lang w:val="en-US"/>
          </w:rPr>
          <w:t xml:space="preserve"> </w:t>
        </w:r>
      </w:ins>
      <w:ins w:id="549" w:author="Aslan" w:date="2024-03-19T12:13:00Z">
        <w:r>
          <w:rPr>
            <w:color w:val="000000" w:themeColor="text1"/>
            <w:lang w:val="en-US"/>
          </w:rPr>
          <w:t>.</w:t>
        </w:r>
      </w:ins>
      <w:proofErr w:type="gramEnd"/>
    </w:p>
    <w:p w:rsidR="00D26579" w:rsidRDefault="00D26579" w:rsidP="00DF7248">
      <w:pPr>
        <w:rPr>
          <w:ins w:id="550" w:author="Aslan" w:date="2024-03-19T12:14:00Z"/>
          <w:color w:val="000000" w:themeColor="text1"/>
          <w:lang w:val="en-US"/>
        </w:rPr>
      </w:pPr>
    </w:p>
    <w:p w:rsidR="00D26579" w:rsidRDefault="00D26579" w:rsidP="00DF7248">
      <w:pPr>
        <w:rPr>
          <w:ins w:id="551" w:author="Aslan" w:date="2024-03-19T12:14:00Z"/>
          <w:color w:val="000000" w:themeColor="text1"/>
          <w:lang w:val="en-US"/>
        </w:rPr>
      </w:pPr>
    </w:p>
    <w:p w:rsidR="00D26579" w:rsidRDefault="00D26579" w:rsidP="00DF7248">
      <w:pPr>
        <w:rPr>
          <w:ins w:id="552" w:author="Aslan" w:date="2024-03-19T12:18:00Z"/>
          <w:color w:val="000000" w:themeColor="text1"/>
          <w:lang w:val="en-US"/>
        </w:rPr>
      </w:pPr>
      <w:ins w:id="553" w:author="Aslan" w:date="2024-03-19T12:14:00Z">
        <w:r>
          <w:rPr>
            <w:color w:val="000000" w:themeColor="text1"/>
            <w:lang w:val="en-US"/>
          </w:rPr>
          <w:t>26. A</w:t>
        </w:r>
        <w:proofErr w:type="gramStart"/>
        <w:r>
          <w:rPr>
            <w:color w:val="000000" w:themeColor="text1"/>
            <w:lang w:val="en-US"/>
          </w:rPr>
          <w:t>,B,C</w:t>
        </w:r>
      </w:ins>
      <w:ins w:id="554" w:author="Aslan" w:date="2024-03-19T12:15:00Z">
        <w:r>
          <w:rPr>
            <w:color w:val="000000" w:themeColor="text1"/>
            <w:lang w:val="en-US"/>
          </w:rPr>
          <w:t>,D,E,F,G</w:t>
        </w:r>
        <w:proofErr w:type="gram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yaşayış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məntəqələri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arasında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uzunluğu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cədvəldə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göstərilən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yollar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salının</w:t>
        </w:r>
        <w:proofErr w:type="spellEnd"/>
        <w:r>
          <w:rPr>
            <w:color w:val="000000" w:themeColor="text1"/>
            <w:lang w:val="en-US"/>
          </w:rPr>
          <w:t xml:space="preserve">. </w:t>
        </w:r>
      </w:ins>
      <w:ins w:id="555" w:author="Aslan" w:date="2024-03-19T12:16:00Z">
        <w:r>
          <w:rPr>
            <w:color w:val="000000" w:themeColor="text1"/>
            <w:lang w:val="en-US"/>
          </w:rPr>
          <w:t>(</w:t>
        </w:r>
        <w:proofErr w:type="spellStart"/>
        <w:r>
          <w:rPr>
            <w:color w:val="000000" w:themeColor="text1"/>
            <w:lang w:val="en-US"/>
          </w:rPr>
          <w:t>Cədvəldə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nömrənin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olmaması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nöqtələr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arasında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birbaşa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yolun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olmaması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deməkdir</w:t>
        </w:r>
      </w:ins>
      <w:proofErr w:type="spellEnd"/>
      <w:ins w:id="556" w:author="Aslan" w:date="2024-03-19T12:17:00Z">
        <w:r>
          <w:rPr>
            <w:color w:val="000000" w:themeColor="text1"/>
            <w:lang w:val="en-US"/>
          </w:rPr>
          <w:t xml:space="preserve">). A </w:t>
        </w:r>
        <w:proofErr w:type="spellStart"/>
        <w:r>
          <w:rPr>
            <w:color w:val="000000" w:themeColor="text1"/>
            <w:lang w:val="en-US"/>
          </w:rPr>
          <w:t>və</w:t>
        </w:r>
        <w:proofErr w:type="spellEnd"/>
        <w:r>
          <w:rPr>
            <w:color w:val="000000" w:themeColor="text1"/>
            <w:lang w:val="en-US"/>
          </w:rPr>
          <w:t xml:space="preserve"> G </w:t>
        </w:r>
        <w:proofErr w:type="spellStart"/>
        <w:r>
          <w:rPr>
            <w:color w:val="000000" w:themeColor="text1"/>
            <w:lang w:val="en-US"/>
          </w:rPr>
          <w:t>nöqtələri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arasındakı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qısa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yolun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uzunluğunu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müəyyən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edin</w:t>
        </w:r>
        <w:proofErr w:type="spellEnd"/>
        <w:proofErr w:type="gramStart"/>
        <w:r>
          <w:rPr>
            <w:color w:val="000000" w:themeColor="text1"/>
            <w:lang w:val="en-US"/>
          </w:rPr>
          <w:t>.</w:t>
        </w:r>
      </w:ins>
      <w:ins w:id="557" w:author="Aslan" w:date="2024-03-19T12:18:00Z">
        <w:r>
          <w:rPr>
            <w:color w:val="000000" w:themeColor="text1"/>
            <w:lang w:val="en-US"/>
          </w:rPr>
          <w:t>(</w:t>
        </w:r>
        <w:proofErr w:type="spellStart"/>
        <w:proofErr w:type="gramEnd"/>
        <w:r>
          <w:rPr>
            <w:color w:val="000000" w:themeColor="text1"/>
            <w:lang w:val="en-US"/>
          </w:rPr>
          <w:t>səyahət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yalnız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tikilmiş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yollarda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edilə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biləcəyini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nəzərə</w:t>
        </w:r>
        <w:proofErr w:type="spellEnd"/>
        <w:r>
          <w:rPr>
            <w:color w:val="000000" w:themeColor="text1"/>
            <w:lang w:val="en-US"/>
          </w:rPr>
          <w:t xml:space="preserve"> </w:t>
        </w:r>
        <w:proofErr w:type="spellStart"/>
        <w:r>
          <w:rPr>
            <w:color w:val="000000" w:themeColor="text1"/>
            <w:lang w:val="en-US"/>
          </w:rPr>
          <w:t>alaraq</w:t>
        </w:r>
        <w:proofErr w:type="spellEnd"/>
        <w:r>
          <w:rPr>
            <w:color w:val="000000" w:themeColor="text1"/>
            <w:lang w:val="en-US"/>
          </w:rPr>
          <w:t>).</w:t>
        </w:r>
      </w:ins>
    </w:p>
    <w:p w:rsidR="00D26579" w:rsidRDefault="00D26579" w:rsidP="00DF7248">
      <w:pPr>
        <w:rPr>
          <w:ins w:id="558" w:author="Aslan" w:date="2024-03-19T12:19:00Z"/>
          <w:color w:val="000000" w:themeColor="text1"/>
          <w:lang w:val="en-US"/>
        </w:rPr>
      </w:pPr>
    </w:p>
    <w:tbl>
      <w:tblPr>
        <w:tblStyle w:val="TableGrid"/>
        <w:tblW w:w="0" w:type="auto"/>
        <w:tblInd w:w="1207" w:type="dxa"/>
        <w:tblLook w:val="04A0" w:firstRow="1" w:lastRow="0" w:firstColumn="1" w:lastColumn="0" w:noHBand="0" w:noVBand="1"/>
        <w:tblPrChange w:id="559" w:author="Aslan" w:date="2024-03-19T12:20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2"/>
        <w:tblGridChange w:id="560">
          <w:tblGrid>
            <w:gridCol w:w="781"/>
            <w:gridCol w:w="781"/>
            <w:gridCol w:w="781"/>
            <w:gridCol w:w="781"/>
            <w:gridCol w:w="781"/>
            <w:gridCol w:w="781"/>
            <w:gridCol w:w="781"/>
            <w:gridCol w:w="782"/>
          </w:tblGrid>
        </w:tblGridChange>
      </w:tblGrid>
      <w:tr w:rsidR="00491D9D" w:rsidRPr="00491D9D" w:rsidTr="00491D9D">
        <w:trPr>
          <w:trHeight w:val="619"/>
          <w:ins w:id="561" w:author="Aslan" w:date="2024-03-19T12:19:00Z"/>
          <w:trPrChange w:id="562" w:author="Aslan" w:date="2024-03-19T12:20:00Z">
            <w:trPr>
              <w:trHeight w:val="619"/>
            </w:trPr>
          </w:trPrChange>
        </w:trPr>
        <w:tc>
          <w:tcPr>
            <w:tcW w:w="781" w:type="dxa"/>
            <w:tcPrChange w:id="56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564" w:author="Aslan" w:date="2024-03-19T12:19:00Z"/>
                <w:color w:val="000000" w:themeColor="text1"/>
                <w:sz w:val="40"/>
                <w:szCs w:val="40"/>
                <w:lang w:val="en-US"/>
                <w:rPrChange w:id="565" w:author="Aslan" w:date="2024-03-19T12:25:00Z">
                  <w:rPr>
                    <w:ins w:id="566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56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568" w:author="Aslan" w:date="2024-03-19T12:19:00Z"/>
                <w:color w:val="000000" w:themeColor="text1"/>
                <w:sz w:val="40"/>
                <w:szCs w:val="40"/>
                <w:lang w:val="en-US"/>
                <w:rPrChange w:id="569" w:author="Aslan" w:date="2024-03-19T12:25:00Z">
                  <w:rPr>
                    <w:ins w:id="570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571" w:author="Aslan" w:date="2024-03-19T12:20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572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 xml:space="preserve">A </w:t>
              </w:r>
            </w:ins>
          </w:p>
        </w:tc>
        <w:tc>
          <w:tcPr>
            <w:tcW w:w="781" w:type="dxa"/>
            <w:tcPrChange w:id="57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574" w:author="Aslan" w:date="2024-03-19T12:19:00Z"/>
                <w:color w:val="000000" w:themeColor="text1"/>
                <w:sz w:val="40"/>
                <w:szCs w:val="40"/>
                <w:lang w:val="en-US"/>
                <w:rPrChange w:id="575" w:author="Aslan" w:date="2024-03-19T12:25:00Z">
                  <w:rPr>
                    <w:ins w:id="57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577" w:author="Aslan" w:date="2024-03-19T12:20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57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B</w:t>
              </w:r>
            </w:ins>
          </w:p>
        </w:tc>
        <w:tc>
          <w:tcPr>
            <w:tcW w:w="781" w:type="dxa"/>
            <w:tcPrChange w:id="57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580" w:author="Aslan" w:date="2024-03-19T12:19:00Z"/>
                <w:color w:val="000000" w:themeColor="text1"/>
                <w:sz w:val="40"/>
                <w:szCs w:val="40"/>
                <w:lang w:val="en-US"/>
                <w:rPrChange w:id="581" w:author="Aslan" w:date="2024-03-19T12:25:00Z">
                  <w:rPr>
                    <w:ins w:id="582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583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584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C</w:t>
              </w:r>
            </w:ins>
          </w:p>
        </w:tc>
        <w:tc>
          <w:tcPr>
            <w:tcW w:w="781" w:type="dxa"/>
            <w:tcPrChange w:id="585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586" w:author="Aslan" w:date="2024-03-19T12:19:00Z"/>
                <w:color w:val="000000" w:themeColor="text1"/>
                <w:sz w:val="40"/>
                <w:szCs w:val="40"/>
                <w:lang w:val="en-US"/>
                <w:rPrChange w:id="587" w:author="Aslan" w:date="2024-03-19T12:25:00Z">
                  <w:rPr>
                    <w:ins w:id="588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589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590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D</w:t>
              </w:r>
            </w:ins>
          </w:p>
        </w:tc>
        <w:tc>
          <w:tcPr>
            <w:tcW w:w="781" w:type="dxa"/>
            <w:tcPrChange w:id="59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592" w:author="Aslan" w:date="2024-03-19T12:19:00Z"/>
                <w:color w:val="000000" w:themeColor="text1"/>
                <w:sz w:val="40"/>
                <w:szCs w:val="40"/>
                <w:lang w:val="en-US"/>
                <w:rPrChange w:id="593" w:author="Aslan" w:date="2024-03-19T12:25:00Z">
                  <w:rPr>
                    <w:ins w:id="59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595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59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E</w:t>
              </w:r>
            </w:ins>
          </w:p>
        </w:tc>
        <w:tc>
          <w:tcPr>
            <w:tcW w:w="781" w:type="dxa"/>
            <w:tcPrChange w:id="59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598" w:author="Aslan" w:date="2024-03-19T12:19:00Z"/>
                <w:color w:val="000000" w:themeColor="text1"/>
                <w:sz w:val="40"/>
                <w:szCs w:val="40"/>
                <w:lang w:val="en-US"/>
                <w:rPrChange w:id="599" w:author="Aslan" w:date="2024-03-19T12:25:00Z">
                  <w:rPr>
                    <w:ins w:id="600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01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02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F</w:t>
              </w:r>
            </w:ins>
          </w:p>
        </w:tc>
        <w:tc>
          <w:tcPr>
            <w:tcW w:w="782" w:type="dxa"/>
            <w:tcPrChange w:id="603" w:author="Aslan" w:date="2024-03-19T12:20:00Z">
              <w:tcPr>
                <w:tcW w:w="782" w:type="dxa"/>
              </w:tcPr>
            </w:tcPrChange>
          </w:tcPr>
          <w:p w:rsidR="00491D9D" w:rsidRPr="00491D9D" w:rsidRDefault="00491D9D" w:rsidP="00DF7248">
            <w:pPr>
              <w:rPr>
                <w:ins w:id="604" w:author="Aslan" w:date="2024-03-19T12:19:00Z"/>
                <w:color w:val="000000" w:themeColor="text1"/>
                <w:sz w:val="40"/>
                <w:szCs w:val="40"/>
                <w:lang w:val="en-US"/>
                <w:rPrChange w:id="605" w:author="Aslan" w:date="2024-03-19T12:25:00Z">
                  <w:rPr>
                    <w:ins w:id="60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07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0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G</w:t>
              </w:r>
            </w:ins>
          </w:p>
        </w:tc>
      </w:tr>
      <w:tr w:rsidR="00491D9D" w:rsidRPr="00491D9D" w:rsidTr="00491D9D">
        <w:trPr>
          <w:trHeight w:val="660"/>
          <w:ins w:id="609" w:author="Aslan" w:date="2024-03-19T12:19:00Z"/>
          <w:trPrChange w:id="610" w:author="Aslan" w:date="2024-03-19T12:20:00Z">
            <w:trPr>
              <w:trHeight w:val="660"/>
            </w:trPr>
          </w:trPrChange>
        </w:trPr>
        <w:tc>
          <w:tcPr>
            <w:tcW w:w="781" w:type="dxa"/>
            <w:tcPrChange w:id="61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12" w:author="Aslan" w:date="2024-03-19T12:19:00Z"/>
                <w:color w:val="000000" w:themeColor="text1"/>
                <w:sz w:val="40"/>
                <w:szCs w:val="40"/>
                <w:lang w:val="en-US"/>
                <w:rPrChange w:id="613" w:author="Aslan" w:date="2024-03-19T12:25:00Z">
                  <w:rPr>
                    <w:ins w:id="61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15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1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A</w:t>
              </w:r>
            </w:ins>
          </w:p>
        </w:tc>
        <w:tc>
          <w:tcPr>
            <w:tcW w:w="781" w:type="dxa"/>
            <w:tcPrChange w:id="61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18" w:author="Aslan" w:date="2024-03-19T12:19:00Z"/>
                <w:color w:val="000000" w:themeColor="text1"/>
                <w:sz w:val="40"/>
                <w:szCs w:val="40"/>
                <w:lang w:val="en-US"/>
                <w:rPrChange w:id="619" w:author="Aslan" w:date="2024-03-19T12:25:00Z">
                  <w:rPr>
                    <w:ins w:id="620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62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22" w:author="Aslan" w:date="2024-03-19T12:19:00Z"/>
                <w:color w:val="000000" w:themeColor="text1"/>
                <w:sz w:val="40"/>
                <w:szCs w:val="40"/>
                <w:lang w:val="en-US"/>
                <w:rPrChange w:id="623" w:author="Aslan" w:date="2024-03-19T12:25:00Z">
                  <w:rPr>
                    <w:ins w:id="62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25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2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2</w:t>
              </w:r>
            </w:ins>
          </w:p>
        </w:tc>
        <w:tc>
          <w:tcPr>
            <w:tcW w:w="781" w:type="dxa"/>
            <w:tcPrChange w:id="62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28" w:author="Aslan" w:date="2024-03-19T12:19:00Z"/>
                <w:color w:val="000000" w:themeColor="text1"/>
                <w:sz w:val="40"/>
                <w:szCs w:val="40"/>
                <w:lang w:val="en-US"/>
                <w:rPrChange w:id="629" w:author="Aslan" w:date="2024-03-19T12:25:00Z">
                  <w:rPr>
                    <w:ins w:id="630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63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32" w:author="Aslan" w:date="2024-03-19T12:19:00Z"/>
                <w:color w:val="000000" w:themeColor="text1"/>
                <w:sz w:val="40"/>
                <w:szCs w:val="40"/>
                <w:lang w:val="en-US"/>
                <w:rPrChange w:id="633" w:author="Aslan" w:date="2024-03-19T12:25:00Z">
                  <w:rPr>
                    <w:ins w:id="63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35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3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6</w:t>
              </w:r>
            </w:ins>
          </w:p>
        </w:tc>
        <w:tc>
          <w:tcPr>
            <w:tcW w:w="781" w:type="dxa"/>
            <w:tcPrChange w:id="63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38" w:author="Aslan" w:date="2024-03-19T12:19:00Z"/>
                <w:color w:val="000000" w:themeColor="text1"/>
                <w:sz w:val="40"/>
                <w:szCs w:val="40"/>
                <w:lang w:val="en-US"/>
                <w:rPrChange w:id="639" w:author="Aslan" w:date="2024-03-19T12:25:00Z">
                  <w:rPr>
                    <w:ins w:id="640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64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42" w:author="Aslan" w:date="2024-03-19T12:19:00Z"/>
                <w:color w:val="000000" w:themeColor="text1"/>
                <w:sz w:val="40"/>
                <w:szCs w:val="40"/>
                <w:lang w:val="en-US"/>
                <w:rPrChange w:id="643" w:author="Aslan" w:date="2024-03-19T12:25:00Z">
                  <w:rPr>
                    <w:ins w:id="644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2" w:type="dxa"/>
            <w:tcPrChange w:id="645" w:author="Aslan" w:date="2024-03-19T12:20:00Z">
              <w:tcPr>
                <w:tcW w:w="782" w:type="dxa"/>
              </w:tcPr>
            </w:tcPrChange>
          </w:tcPr>
          <w:p w:rsidR="00491D9D" w:rsidRPr="00491D9D" w:rsidRDefault="00491D9D" w:rsidP="00DF7248">
            <w:pPr>
              <w:rPr>
                <w:ins w:id="646" w:author="Aslan" w:date="2024-03-19T12:19:00Z"/>
                <w:color w:val="000000" w:themeColor="text1"/>
                <w:sz w:val="40"/>
                <w:szCs w:val="40"/>
                <w:lang w:val="en-US"/>
                <w:rPrChange w:id="647" w:author="Aslan" w:date="2024-03-19T12:25:00Z">
                  <w:rPr>
                    <w:ins w:id="648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</w:tr>
      <w:tr w:rsidR="00491D9D" w:rsidRPr="00491D9D" w:rsidTr="00491D9D">
        <w:trPr>
          <w:trHeight w:val="619"/>
          <w:ins w:id="649" w:author="Aslan" w:date="2024-03-19T12:19:00Z"/>
          <w:trPrChange w:id="650" w:author="Aslan" w:date="2024-03-19T12:20:00Z">
            <w:trPr>
              <w:trHeight w:val="619"/>
            </w:trPr>
          </w:trPrChange>
        </w:trPr>
        <w:tc>
          <w:tcPr>
            <w:tcW w:w="781" w:type="dxa"/>
            <w:tcPrChange w:id="65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52" w:author="Aslan" w:date="2024-03-19T12:19:00Z"/>
                <w:color w:val="000000" w:themeColor="text1"/>
                <w:sz w:val="40"/>
                <w:szCs w:val="40"/>
                <w:lang w:val="en-US"/>
                <w:rPrChange w:id="653" w:author="Aslan" w:date="2024-03-19T12:25:00Z">
                  <w:rPr>
                    <w:ins w:id="65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55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5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B</w:t>
              </w:r>
            </w:ins>
          </w:p>
        </w:tc>
        <w:tc>
          <w:tcPr>
            <w:tcW w:w="781" w:type="dxa"/>
            <w:tcPrChange w:id="65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58" w:author="Aslan" w:date="2024-03-19T12:19:00Z"/>
                <w:color w:val="000000" w:themeColor="text1"/>
                <w:sz w:val="40"/>
                <w:szCs w:val="40"/>
                <w:lang w:val="en-US"/>
                <w:rPrChange w:id="659" w:author="Aslan" w:date="2024-03-19T12:25:00Z">
                  <w:rPr>
                    <w:ins w:id="660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61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62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2</w:t>
              </w:r>
            </w:ins>
          </w:p>
        </w:tc>
        <w:tc>
          <w:tcPr>
            <w:tcW w:w="781" w:type="dxa"/>
            <w:tcPrChange w:id="66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64" w:author="Aslan" w:date="2024-03-19T12:19:00Z"/>
                <w:color w:val="000000" w:themeColor="text1"/>
                <w:sz w:val="40"/>
                <w:szCs w:val="40"/>
                <w:lang w:val="en-US"/>
                <w:rPrChange w:id="665" w:author="Aslan" w:date="2024-03-19T12:25:00Z">
                  <w:rPr>
                    <w:ins w:id="666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66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68" w:author="Aslan" w:date="2024-03-19T12:19:00Z"/>
                <w:color w:val="000000" w:themeColor="text1"/>
                <w:sz w:val="40"/>
                <w:szCs w:val="40"/>
                <w:lang w:val="en-US"/>
                <w:rPrChange w:id="669" w:author="Aslan" w:date="2024-03-19T12:25:00Z">
                  <w:rPr>
                    <w:ins w:id="670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71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72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5</w:t>
              </w:r>
            </w:ins>
          </w:p>
        </w:tc>
        <w:tc>
          <w:tcPr>
            <w:tcW w:w="781" w:type="dxa"/>
            <w:tcPrChange w:id="67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74" w:author="Aslan" w:date="2024-03-19T12:19:00Z"/>
                <w:color w:val="000000" w:themeColor="text1"/>
                <w:sz w:val="40"/>
                <w:szCs w:val="40"/>
                <w:lang w:val="en-US"/>
                <w:rPrChange w:id="675" w:author="Aslan" w:date="2024-03-19T12:25:00Z">
                  <w:rPr>
                    <w:ins w:id="67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77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7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2</w:t>
              </w:r>
            </w:ins>
          </w:p>
        </w:tc>
        <w:tc>
          <w:tcPr>
            <w:tcW w:w="781" w:type="dxa"/>
            <w:tcPrChange w:id="67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80" w:author="Aslan" w:date="2024-03-19T12:19:00Z"/>
                <w:color w:val="000000" w:themeColor="text1"/>
                <w:sz w:val="40"/>
                <w:szCs w:val="40"/>
                <w:lang w:val="en-US"/>
                <w:rPrChange w:id="681" w:author="Aslan" w:date="2024-03-19T12:25:00Z">
                  <w:rPr>
                    <w:ins w:id="682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68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84" w:author="Aslan" w:date="2024-03-19T12:19:00Z"/>
                <w:color w:val="000000" w:themeColor="text1"/>
                <w:sz w:val="40"/>
                <w:szCs w:val="40"/>
                <w:lang w:val="en-US"/>
                <w:rPrChange w:id="685" w:author="Aslan" w:date="2024-03-19T12:25:00Z">
                  <w:rPr>
                    <w:ins w:id="686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2" w:type="dxa"/>
            <w:tcPrChange w:id="687" w:author="Aslan" w:date="2024-03-19T12:20:00Z">
              <w:tcPr>
                <w:tcW w:w="782" w:type="dxa"/>
              </w:tcPr>
            </w:tcPrChange>
          </w:tcPr>
          <w:p w:rsidR="00491D9D" w:rsidRPr="00491D9D" w:rsidRDefault="00491D9D" w:rsidP="00DF7248">
            <w:pPr>
              <w:rPr>
                <w:ins w:id="688" w:author="Aslan" w:date="2024-03-19T12:19:00Z"/>
                <w:color w:val="000000" w:themeColor="text1"/>
                <w:sz w:val="40"/>
                <w:szCs w:val="40"/>
                <w:lang w:val="en-US"/>
                <w:rPrChange w:id="689" w:author="Aslan" w:date="2024-03-19T12:25:00Z">
                  <w:rPr>
                    <w:ins w:id="690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</w:tr>
      <w:tr w:rsidR="00491D9D" w:rsidRPr="00491D9D" w:rsidTr="00491D9D">
        <w:trPr>
          <w:trHeight w:val="548"/>
          <w:ins w:id="691" w:author="Aslan" w:date="2024-03-19T12:19:00Z"/>
          <w:trPrChange w:id="692" w:author="Aslan" w:date="2024-03-19T12:20:00Z">
            <w:trPr>
              <w:trHeight w:val="660"/>
            </w:trPr>
          </w:trPrChange>
        </w:trPr>
        <w:tc>
          <w:tcPr>
            <w:tcW w:w="781" w:type="dxa"/>
            <w:tcPrChange w:id="69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694" w:author="Aslan" w:date="2024-03-19T12:19:00Z"/>
                <w:color w:val="000000" w:themeColor="text1"/>
                <w:sz w:val="40"/>
                <w:szCs w:val="40"/>
                <w:lang w:val="en-US"/>
                <w:rPrChange w:id="695" w:author="Aslan" w:date="2024-03-19T12:25:00Z">
                  <w:rPr>
                    <w:ins w:id="69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697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69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C</w:t>
              </w:r>
            </w:ins>
          </w:p>
        </w:tc>
        <w:tc>
          <w:tcPr>
            <w:tcW w:w="781" w:type="dxa"/>
            <w:tcPrChange w:id="69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00" w:author="Aslan" w:date="2024-03-19T12:19:00Z"/>
                <w:color w:val="000000" w:themeColor="text1"/>
                <w:sz w:val="40"/>
                <w:szCs w:val="40"/>
                <w:lang w:val="en-US"/>
                <w:rPrChange w:id="701" w:author="Aslan" w:date="2024-03-19T12:25:00Z">
                  <w:rPr>
                    <w:ins w:id="702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70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04" w:author="Aslan" w:date="2024-03-19T12:19:00Z"/>
                <w:color w:val="000000" w:themeColor="text1"/>
                <w:sz w:val="40"/>
                <w:szCs w:val="40"/>
                <w:lang w:val="en-US"/>
                <w:rPrChange w:id="705" w:author="Aslan" w:date="2024-03-19T12:25:00Z">
                  <w:rPr>
                    <w:ins w:id="70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07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0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5</w:t>
              </w:r>
            </w:ins>
          </w:p>
        </w:tc>
        <w:tc>
          <w:tcPr>
            <w:tcW w:w="781" w:type="dxa"/>
            <w:tcPrChange w:id="70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10" w:author="Aslan" w:date="2024-03-19T12:19:00Z"/>
                <w:color w:val="000000" w:themeColor="text1"/>
                <w:sz w:val="40"/>
                <w:szCs w:val="40"/>
                <w:lang w:val="en-US"/>
                <w:rPrChange w:id="711" w:author="Aslan" w:date="2024-03-19T12:25:00Z">
                  <w:rPr>
                    <w:ins w:id="712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71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14" w:author="Aslan" w:date="2024-03-19T12:19:00Z"/>
                <w:color w:val="000000" w:themeColor="text1"/>
                <w:sz w:val="40"/>
                <w:szCs w:val="40"/>
                <w:lang w:val="en-US"/>
                <w:rPrChange w:id="715" w:author="Aslan" w:date="2024-03-19T12:25:00Z">
                  <w:rPr>
                    <w:ins w:id="71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17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1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4</w:t>
              </w:r>
            </w:ins>
          </w:p>
        </w:tc>
        <w:tc>
          <w:tcPr>
            <w:tcW w:w="781" w:type="dxa"/>
            <w:tcPrChange w:id="71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20" w:author="Aslan" w:date="2024-03-19T12:19:00Z"/>
                <w:color w:val="000000" w:themeColor="text1"/>
                <w:sz w:val="40"/>
                <w:szCs w:val="40"/>
                <w:lang w:val="en-US"/>
                <w:rPrChange w:id="721" w:author="Aslan" w:date="2024-03-19T12:25:00Z">
                  <w:rPr>
                    <w:ins w:id="722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72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24" w:author="Aslan" w:date="2024-03-19T12:19:00Z"/>
                <w:color w:val="000000" w:themeColor="text1"/>
                <w:sz w:val="40"/>
                <w:szCs w:val="40"/>
                <w:lang w:val="en-US"/>
                <w:rPrChange w:id="725" w:author="Aslan" w:date="2024-03-19T12:25:00Z">
                  <w:rPr>
                    <w:ins w:id="726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2" w:type="dxa"/>
            <w:tcPrChange w:id="727" w:author="Aslan" w:date="2024-03-19T12:20:00Z">
              <w:tcPr>
                <w:tcW w:w="782" w:type="dxa"/>
              </w:tcPr>
            </w:tcPrChange>
          </w:tcPr>
          <w:p w:rsidR="00491D9D" w:rsidRPr="00491D9D" w:rsidRDefault="00491D9D" w:rsidP="00DF7248">
            <w:pPr>
              <w:rPr>
                <w:ins w:id="728" w:author="Aslan" w:date="2024-03-19T12:19:00Z"/>
                <w:color w:val="000000" w:themeColor="text1"/>
                <w:sz w:val="40"/>
                <w:szCs w:val="40"/>
                <w:lang w:val="en-US"/>
                <w:rPrChange w:id="729" w:author="Aslan" w:date="2024-03-19T12:25:00Z">
                  <w:rPr>
                    <w:ins w:id="730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31" w:author="Aslan" w:date="2024-03-19T12:22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32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8</w:t>
              </w:r>
            </w:ins>
          </w:p>
        </w:tc>
      </w:tr>
      <w:tr w:rsidR="00491D9D" w:rsidRPr="00491D9D" w:rsidTr="00491D9D">
        <w:trPr>
          <w:trHeight w:val="619"/>
          <w:ins w:id="733" w:author="Aslan" w:date="2024-03-19T12:19:00Z"/>
          <w:trPrChange w:id="734" w:author="Aslan" w:date="2024-03-19T12:20:00Z">
            <w:trPr>
              <w:trHeight w:val="619"/>
            </w:trPr>
          </w:trPrChange>
        </w:trPr>
        <w:tc>
          <w:tcPr>
            <w:tcW w:w="781" w:type="dxa"/>
            <w:tcPrChange w:id="735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36" w:author="Aslan" w:date="2024-03-19T12:19:00Z"/>
                <w:color w:val="000000" w:themeColor="text1"/>
                <w:sz w:val="40"/>
                <w:szCs w:val="40"/>
                <w:lang w:val="en-US"/>
                <w:rPrChange w:id="737" w:author="Aslan" w:date="2024-03-19T12:25:00Z">
                  <w:rPr>
                    <w:ins w:id="738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39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40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D</w:t>
              </w:r>
            </w:ins>
          </w:p>
        </w:tc>
        <w:tc>
          <w:tcPr>
            <w:tcW w:w="781" w:type="dxa"/>
            <w:tcPrChange w:id="74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42" w:author="Aslan" w:date="2024-03-19T12:19:00Z"/>
                <w:color w:val="000000" w:themeColor="text1"/>
                <w:sz w:val="40"/>
                <w:szCs w:val="40"/>
                <w:lang w:val="en-US"/>
                <w:rPrChange w:id="743" w:author="Aslan" w:date="2024-03-19T12:25:00Z">
                  <w:rPr>
                    <w:ins w:id="74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45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4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6</w:t>
              </w:r>
            </w:ins>
          </w:p>
        </w:tc>
        <w:tc>
          <w:tcPr>
            <w:tcW w:w="781" w:type="dxa"/>
            <w:tcPrChange w:id="74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48" w:author="Aslan" w:date="2024-03-19T12:19:00Z"/>
                <w:color w:val="000000" w:themeColor="text1"/>
                <w:sz w:val="40"/>
                <w:szCs w:val="40"/>
                <w:lang w:val="en-US"/>
                <w:rPrChange w:id="749" w:author="Aslan" w:date="2024-03-19T12:25:00Z">
                  <w:rPr>
                    <w:ins w:id="750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51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52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2</w:t>
              </w:r>
            </w:ins>
          </w:p>
        </w:tc>
        <w:tc>
          <w:tcPr>
            <w:tcW w:w="781" w:type="dxa"/>
            <w:tcPrChange w:id="75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54" w:author="Aslan" w:date="2024-03-19T12:19:00Z"/>
                <w:color w:val="000000" w:themeColor="text1"/>
                <w:sz w:val="40"/>
                <w:szCs w:val="40"/>
                <w:lang w:val="en-US"/>
                <w:rPrChange w:id="755" w:author="Aslan" w:date="2024-03-19T12:25:00Z">
                  <w:rPr>
                    <w:ins w:id="75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57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5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4</w:t>
              </w:r>
            </w:ins>
          </w:p>
        </w:tc>
        <w:tc>
          <w:tcPr>
            <w:tcW w:w="781" w:type="dxa"/>
            <w:tcPrChange w:id="75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60" w:author="Aslan" w:date="2024-03-19T12:19:00Z"/>
                <w:color w:val="000000" w:themeColor="text1"/>
                <w:sz w:val="40"/>
                <w:szCs w:val="40"/>
                <w:lang w:val="en-US"/>
                <w:rPrChange w:id="761" w:author="Aslan" w:date="2024-03-19T12:25:00Z">
                  <w:rPr>
                    <w:ins w:id="762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763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64" w:author="Aslan" w:date="2024-03-19T12:19:00Z"/>
                <w:color w:val="000000" w:themeColor="text1"/>
                <w:sz w:val="40"/>
                <w:szCs w:val="40"/>
                <w:lang w:val="en-US"/>
                <w:rPrChange w:id="765" w:author="Aslan" w:date="2024-03-19T12:25:00Z">
                  <w:rPr>
                    <w:ins w:id="76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67" w:author="Aslan" w:date="2024-03-19T12:22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6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2</w:t>
              </w:r>
            </w:ins>
          </w:p>
        </w:tc>
        <w:tc>
          <w:tcPr>
            <w:tcW w:w="781" w:type="dxa"/>
            <w:tcPrChange w:id="76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70" w:author="Aslan" w:date="2024-03-19T12:19:00Z"/>
                <w:color w:val="000000" w:themeColor="text1"/>
                <w:sz w:val="40"/>
                <w:szCs w:val="40"/>
                <w:lang w:val="en-US"/>
                <w:rPrChange w:id="771" w:author="Aslan" w:date="2024-03-19T12:25:00Z">
                  <w:rPr>
                    <w:ins w:id="772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73" w:author="Aslan" w:date="2024-03-19T12:22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74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7</w:t>
              </w:r>
            </w:ins>
          </w:p>
        </w:tc>
        <w:tc>
          <w:tcPr>
            <w:tcW w:w="782" w:type="dxa"/>
            <w:tcPrChange w:id="775" w:author="Aslan" w:date="2024-03-19T12:20:00Z">
              <w:tcPr>
                <w:tcW w:w="782" w:type="dxa"/>
              </w:tcPr>
            </w:tcPrChange>
          </w:tcPr>
          <w:p w:rsidR="00491D9D" w:rsidRPr="00491D9D" w:rsidRDefault="00491D9D" w:rsidP="00DF7248">
            <w:pPr>
              <w:rPr>
                <w:ins w:id="776" w:author="Aslan" w:date="2024-03-19T12:19:00Z"/>
                <w:color w:val="000000" w:themeColor="text1"/>
                <w:sz w:val="40"/>
                <w:szCs w:val="40"/>
                <w:lang w:val="en-US"/>
                <w:rPrChange w:id="777" w:author="Aslan" w:date="2024-03-19T12:25:00Z">
                  <w:rPr>
                    <w:ins w:id="778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</w:tr>
      <w:tr w:rsidR="00491D9D" w:rsidRPr="00491D9D" w:rsidTr="00491D9D">
        <w:trPr>
          <w:trHeight w:val="660"/>
          <w:ins w:id="779" w:author="Aslan" w:date="2024-03-19T12:19:00Z"/>
          <w:trPrChange w:id="780" w:author="Aslan" w:date="2024-03-19T12:20:00Z">
            <w:trPr>
              <w:trHeight w:val="660"/>
            </w:trPr>
          </w:trPrChange>
        </w:trPr>
        <w:tc>
          <w:tcPr>
            <w:tcW w:w="781" w:type="dxa"/>
            <w:tcPrChange w:id="78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82" w:author="Aslan" w:date="2024-03-19T12:19:00Z"/>
                <w:color w:val="000000" w:themeColor="text1"/>
                <w:sz w:val="40"/>
                <w:szCs w:val="40"/>
                <w:lang w:val="en-US"/>
                <w:rPrChange w:id="783" w:author="Aslan" w:date="2024-03-19T12:25:00Z">
                  <w:rPr>
                    <w:ins w:id="78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785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78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E</w:t>
              </w:r>
            </w:ins>
          </w:p>
        </w:tc>
        <w:tc>
          <w:tcPr>
            <w:tcW w:w="781" w:type="dxa"/>
            <w:tcPrChange w:id="78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88" w:author="Aslan" w:date="2024-03-19T12:19:00Z"/>
                <w:color w:val="000000" w:themeColor="text1"/>
                <w:sz w:val="40"/>
                <w:szCs w:val="40"/>
                <w:lang w:val="en-US"/>
                <w:rPrChange w:id="789" w:author="Aslan" w:date="2024-03-19T12:25:00Z">
                  <w:rPr>
                    <w:ins w:id="790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79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92" w:author="Aslan" w:date="2024-03-19T12:19:00Z"/>
                <w:color w:val="000000" w:themeColor="text1"/>
                <w:sz w:val="40"/>
                <w:szCs w:val="40"/>
                <w:lang w:val="en-US"/>
                <w:rPrChange w:id="793" w:author="Aslan" w:date="2024-03-19T12:25:00Z">
                  <w:rPr>
                    <w:ins w:id="794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795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796" w:author="Aslan" w:date="2024-03-19T12:19:00Z"/>
                <w:color w:val="000000" w:themeColor="text1"/>
                <w:sz w:val="40"/>
                <w:szCs w:val="40"/>
                <w:lang w:val="en-US"/>
                <w:rPrChange w:id="797" w:author="Aslan" w:date="2024-03-19T12:25:00Z">
                  <w:rPr>
                    <w:ins w:id="798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79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00" w:author="Aslan" w:date="2024-03-19T12:19:00Z"/>
                <w:color w:val="000000" w:themeColor="text1"/>
                <w:sz w:val="40"/>
                <w:szCs w:val="40"/>
                <w:lang w:val="en-US"/>
                <w:rPrChange w:id="801" w:author="Aslan" w:date="2024-03-19T12:25:00Z">
                  <w:rPr>
                    <w:ins w:id="802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803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804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2</w:t>
              </w:r>
            </w:ins>
          </w:p>
        </w:tc>
        <w:tc>
          <w:tcPr>
            <w:tcW w:w="781" w:type="dxa"/>
            <w:tcPrChange w:id="805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06" w:author="Aslan" w:date="2024-03-19T12:19:00Z"/>
                <w:color w:val="000000" w:themeColor="text1"/>
                <w:sz w:val="40"/>
                <w:szCs w:val="40"/>
                <w:lang w:val="en-US"/>
                <w:rPrChange w:id="807" w:author="Aslan" w:date="2024-03-19T12:25:00Z">
                  <w:rPr>
                    <w:ins w:id="808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80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10" w:author="Aslan" w:date="2024-03-19T12:19:00Z"/>
                <w:color w:val="000000" w:themeColor="text1"/>
                <w:sz w:val="40"/>
                <w:szCs w:val="40"/>
                <w:lang w:val="en-US"/>
                <w:rPrChange w:id="811" w:author="Aslan" w:date="2024-03-19T12:25:00Z">
                  <w:rPr>
                    <w:ins w:id="812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2" w:type="dxa"/>
            <w:tcPrChange w:id="813" w:author="Aslan" w:date="2024-03-19T12:20:00Z">
              <w:tcPr>
                <w:tcW w:w="782" w:type="dxa"/>
              </w:tcPr>
            </w:tcPrChange>
          </w:tcPr>
          <w:p w:rsidR="00491D9D" w:rsidRPr="00491D9D" w:rsidRDefault="00491D9D" w:rsidP="00DF7248">
            <w:pPr>
              <w:rPr>
                <w:ins w:id="814" w:author="Aslan" w:date="2024-03-19T12:19:00Z"/>
                <w:color w:val="000000" w:themeColor="text1"/>
                <w:sz w:val="40"/>
                <w:szCs w:val="40"/>
                <w:lang w:val="en-US"/>
                <w:rPrChange w:id="815" w:author="Aslan" w:date="2024-03-19T12:25:00Z">
                  <w:rPr>
                    <w:ins w:id="81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817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81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5</w:t>
              </w:r>
            </w:ins>
          </w:p>
        </w:tc>
      </w:tr>
      <w:tr w:rsidR="00491D9D" w:rsidRPr="00491D9D" w:rsidTr="00491D9D">
        <w:trPr>
          <w:trHeight w:val="619"/>
          <w:ins w:id="819" w:author="Aslan" w:date="2024-03-19T12:19:00Z"/>
          <w:trPrChange w:id="820" w:author="Aslan" w:date="2024-03-19T12:20:00Z">
            <w:trPr>
              <w:trHeight w:val="619"/>
            </w:trPr>
          </w:trPrChange>
        </w:trPr>
        <w:tc>
          <w:tcPr>
            <w:tcW w:w="781" w:type="dxa"/>
            <w:tcPrChange w:id="82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22" w:author="Aslan" w:date="2024-03-19T12:19:00Z"/>
                <w:color w:val="000000" w:themeColor="text1"/>
                <w:sz w:val="40"/>
                <w:szCs w:val="40"/>
                <w:lang w:val="en-US"/>
                <w:rPrChange w:id="823" w:author="Aslan" w:date="2024-03-19T12:25:00Z">
                  <w:rPr>
                    <w:ins w:id="82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825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82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F</w:t>
              </w:r>
            </w:ins>
          </w:p>
        </w:tc>
        <w:tc>
          <w:tcPr>
            <w:tcW w:w="781" w:type="dxa"/>
            <w:tcPrChange w:id="82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28" w:author="Aslan" w:date="2024-03-19T12:19:00Z"/>
                <w:color w:val="000000" w:themeColor="text1"/>
                <w:sz w:val="40"/>
                <w:szCs w:val="40"/>
                <w:lang w:val="en-US"/>
                <w:rPrChange w:id="829" w:author="Aslan" w:date="2024-03-19T12:25:00Z">
                  <w:rPr>
                    <w:ins w:id="830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83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32" w:author="Aslan" w:date="2024-03-19T12:19:00Z"/>
                <w:color w:val="000000" w:themeColor="text1"/>
                <w:sz w:val="40"/>
                <w:szCs w:val="40"/>
                <w:lang w:val="en-US"/>
                <w:rPrChange w:id="833" w:author="Aslan" w:date="2024-03-19T12:25:00Z">
                  <w:rPr>
                    <w:ins w:id="834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835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36" w:author="Aslan" w:date="2024-03-19T12:19:00Z"/>
                <w:color w:val="000000" w:themeColor="text1"/>
                <w:sz w:val="40"/>
                <w:szCs w:val="40"/>
                <w:lang w:val="en-US"/>
                <w:rPrChange w:id="837" w:author="Aslan" w:date="2024-03-19T12:25:00Z">
                  <w:rPr>
                    <w:ins w:id="838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83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40" w:author="Aslan" w:date="2024-03-19T12:19:00Z"/>
                <w:color w:val="000000" w:themeColor="text1"/>
                <w:sz w:val="40"/>
                <w:szCs w:val="40"/>
                <w:lang w:val="en-US"/>
                <w:rPrChange w:id="841" w:author="Aslan" w:date="2024-03-19T12:25:00Z">
                  <w:rPr>
                    <w:ins w:id="842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843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844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7</w:t>
              </w:r>
            </w:ins>
          </w:p>
        </w:tc>
        <w:tc>
          <w:tcPr>
            <w:tcW w:w="781" w:type="dxa"/>
            <w:tcPrChange w:id="845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46" w:author="Aslan" w:date="2024-03-19T12:19:00Z"/>
                <w:color w:val="000000" w:themeColor="text1"/>
                <w:sz w:val="40"/>
                <w:szCs w:val="40"/>
                <w:lang w:val="en-US"/>
                <w:rPrChange w:id="847" w:author="Aslan" w:date="2024-03-19T12:25:00Z">
                  <w:rPr>
                    <w:ins w:id="848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849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50" w:author="Aslan" w:date="2024-03-19T12:19:00Z"/>
                <w:color w:val="000000" w:themeColor="text1"/>
                <w:sz w:val="40"/>
                <w:szCs w:val="40"/>
                <w:lang w:val="en-US"/>
                <w:rPrChange w:id="851" w:author="Aslan" w:date="2024-03-19T12:25:00Z">
                  <w:rPr>
                    <w:ins w:id="852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2" w:type="dxa"/>
            <w:tcPrChange w:id="853" w:author="Aslan" w:date="2024-03-19T12:20:00Z">
              <w:tcPr>
                <w:tcW w:w="782" w:type="dxa"/>
              </w:tcPr>
            </w:tcPrChange>
          </w:tcPr>
          <w:p w:rsidR="00491D9D" w:rsidRPr="00491D9D" w:rsidRDefault="00491D9D" w:rsidP="00DF7248">
            <w:pPr>
              <w:rPr>
                <w:ins w:id="854" w:author="Aslan" w:date="2024-03-19T12:19:00Z"/>
                <w:color w:val="000000" w:themeColor="text1"/>
                <w:sz w:val="40"/>
                <w:szCs w:val="40"/>
                <w:lang w:val="en-US"/>
                <w:rPrChange w:id="855" w:author="Aslan" w:date="2024-03-19T12:25:00Z">
                  <w:rPr>
                    <w:ins w:id="856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857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858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7</w:t>
              </w:r>
            </w:ins>
          </w:p>
        </w:tc>
      </w:tr>
      <w:tr w:rsidR="00491D9D" w:rsidRPr="00491D9D" w:rsidTr="00491D9D">
        <w:trPr>
          <w:trHeight w:val="619"/>
          <w:ins w:id="859" w:author="Aslan" w:date="2024-03-19T12:19:00Z"/>
          <w:trPrChange w:id="860" w:author="Aslan" w:date="2024-03-19T12:20:00Z">
            <w:trPr>
              <w:trHeight w:val="619"/>
            </w:trPr>
          </w:trPrChange>
        </w:trPr>
        <w:tc>
          <w:tcPr>
            <w:tcW w:w="781" w:type="dxa"/>
            <w:tcPrChange w:id="86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62" w:author="Aslan" w:date="2024-03-19T12:19:00Z"/>
                <w:color w:val="000000" w:themeColor="text1"/>
                <w:sz w:val="40"/>
                <w:szCs w:val="40"/>
                <w:lang w:val="en-US"/>
                <w:rPrChange w:id="863" w:author="Aslan" w:date="2024-03-19T12:25:00Z">
                  <w:rPr>
                    <w:ins w:id="86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865" w:author="Aslan" w:date="2024-03-19T12:21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86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G</w:t>
              </w:r>
            </w:ins>
          </w:p>
        </w:tc>
        <w:tc>
          <w:tcPr>
            <w:tcW w:w="781" w:type="dxa"/>
            <w:tcPrChange w:id="867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68" w:author="Aslan" w:date="2024-03-19T12:19:00Z"/>
                <w:color w:val="000000" w:themeColor="text1"/>
                <w:sz w:val="40"/>
                <w:szCs w:val="40"/>
                <w:lang w:val="en-US"/>
                <w:rPrChange w:id="869" w:author="Aslan" w:date="2024-03-19T12:25:00Z">
                  <w:rPr>
                    <w:ins w:id="870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87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72" w:author="Aslan" w:date="2024-03-19T12:19:00Z"/>
                <w:color w:val="000000" w:themeColor="text1"/>
                <w:sz w:val="40"/>
                <w:szCs w:val="40"/>
                <w:lang w:val="en-US"/>
                <w:rPrChange w:id="873" w:author="Aslan" w:date="2024-03-19T12:25:00Z">
                  <w:rPr>
                    <w:ins w:id="874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875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76" w:author="Aslan" w:date="2024-03-19T12:19:00Z"/>
                <w:color w:val="000000" w:themeColor="text1"/>
                <w:sz w:val="40"/>
                <w:szCs w:val="40"/>
                <w:lang w:val="en-US"/>
                <w:rPrChange w:id="877" w:author="Aslan" w:date="2024-03-19T12:25:00Z">
                  <w:rPr>
                    <w:ins w:id="878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879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880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8</w:t>
              </w:r>
            </w:ins>
          </w:p>
        </w:tc>
        <w:tc>
          <w:tcPr>
            <w:tcW w:w="781" w:type="dxa"/>
            <w:tcPrChange w:id="88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82" w:author="Aslan" w:date="2024-03-19T12:19:00Z"/>
                <w:color w:val="000000" w:themeColor="text1"/>
                <w:sz w:val="40"/>
                <w:szCs w:val="40"/>
                <w:lang w:val="en-US"/>
                <w:rPrChange w:id="883" w:author="Aslan" w:date="2024-03-19T12:25:00Z">
                  <w:rPr>
                    <w:ins w:id="884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  <w:tc>
          <w:tcPr>
            <w:tcW w:w="781" w:type="dxa"/>
            <w:tcPrChange w:id="885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86" w:author="Aslan" w:date="2024-03-19T12:19:00Z"/>
                <w:color w:val="000000" w:themeColor="text1"/>
                <w:sz w:val="40"/>
                <w:szCs w:val="40"/>
                <w:lang w:val="en-US"/>
                <w:rPrChange w:id="887" w:author="Aslan" w:date="2024-03-19T12:25:00Z">
                  <w:rPr>
                    <w:ins w:id="888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889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890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5</w:t>
              </w:r>
            </w:ins>
          </w:p>
        </w:tc>
        <w:tc>
          <w:tcPr>
            <w:tcW w:w="781" w:type="dxa"/>
            <w:tcPrChange w:id="891" w:author="Aslan" w:date="2024-03-19T12:20:00Z">
              <w:tcPr>
                <w:tcW w:w="781" w:type="dxa"/>
              </w:tcPr>
            </w:tcPrChange>
          </w:tcPr>
          <w:p w:rsidR="00491D9D" w:rsidRPr="00491D9D" w:rsidRDefault="00491D9D" w:rsidP="00DF7248">
            <w:pPr>
              <w:rPr>
                <w:ins w:id="892" w:author="Aslan" w:date="2024-03-19T12:19:00Z"/>
                <w:color w:val="000000" w:themeColor="text1"/>
                <w:sz w:val="40"/>
                <w:szCs w:val="40"/>
                <w:lang w:val="en-US"/>
                <w:rPrChange w:id="893" w:author="Aslan" w:date="2024-03-19T12:25:00Z">
                  <w:rPr>
                    <w:ins w:id="894" w:author="Aslan" w:date="2024-03-19T12:19:00Z"/>
                    <w:color w:val="000000" w:themeColor="text1"/>
                    <w:lang w:val="en-US"/>
                  </w:rPr>
                </w:rPrChange>
              </w:rPr>
            </w:pPr>
            <w:ins w:id="895" w:author="Aslan" w:date="2024-03-19T12:24:00Z">
              <w:r w:rsidRPr="00491D9D">
                <w:rPr>
                  <w:color w:val="000000" w:themeColor="text1"/>
                  <w:sz w:val="40"/>
                  <w:szCs w:val="40"/>
                  <w:lang w:val="en-US"/>
                  <w:rPrChange w:id="896" w:author="Aslan" w:date="2024-03-19T12:25:00Z">
                    <w:rPr>
                      <w:color w:val="000000" w:themeColor="text1"/>
                      <w:lang w:val="en-US"/>
                    </w:rPr>
                  </w:rPrChange>
                </w:rPr>
                <w:t>7</w:t>
              </w:r>
            </w:ins>
          </w:p>
        </w:tc>
        <w:tc>
          <w:tcPr>
            <w:tcW w:w="782" w:type="dxa"/>
            <w:tcPrChange w:id="897" w:author="Aslan" w:date="2024-03-19T12:20:00Z">
              <w:tcPr>
                <w:tcW w:w="782" w:type="dxa"/>
              </w:tcPr>
            </w:tcPrChange>
          </w:tcPr>
          <w:p w:rsidR="00491D9D" w:rsidRPr="00491D9D" w:rsidRDefault="00491D9D" w:rsidP="00DF7248">
            <w:pPr>
              <w:rPr>
                <w:ins w:id="898" w:author="Aslan" w:date="2024-03-19T12:19:00Z"/>
                <w:color w:val="000000" w:themeColor="text1"/>
                <w:sz w:val="40"/>
                <w:szCs w:val="40"/>
                <w:lang w:val="en-US"/>
                <w:rPrChange w:id="899" w:author="Aslan" w:date="2024-03-19T12:25:00Z">
                  <w:rPr>
                    <w:ins w:id="900" w:author="Aslan" w:date="2024-03-19T12:19:00Z"/>
                    <w:color w:val="000000" w:themeColor="text1"/>
                    <w:lang w:val="en-US"/>
                  </w:rPr>
                </w:rPrChange>
              </w:rPr>
            </w:pPr>
          </w:p>
        </w:tc>
      </w:tr>
    </w:tbl>
    <w:p w:rsidR="0035318D" w:rsidRPr="0035318D" w:rsidRDefault="002D5A16" w:rsidP="00DF7248">
      <w:pPr>
        <w:rPr>
          <w:ins w:id="901" w:author="Aslan" w:date="2024-03-19T13:17:00Z"/>
          <w:color w:val="000000" w:themeColor="text1"/>
          <w:sz w:val="20"/>
          <w:szCs w:val="20"/>
          <w:lang w:val="en-US"/>
        </w:rPr>
      </w:pPr>
      <w:ins w:id="902" w:author="Aslan" w:date="2024-03-19T13:11:00Z">
        <w:r>
          <w:rPr>
            <w:color w:val="000000" w:themeColor="text1"/>
            <w:sz w:val="20"/>
            <w:szCs w:val="20"/>
            <w:lang w:val="en-US"/>
          </w:rPr>
          <w:t xml:space="preserve">27.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Cədvəlin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C3</w:t>
        </w:r>
      </w:ins>
      <w:ins w:id="903" w:author="Aslan" w:date="2024-03-19T13:12:00Z">
        <w:r>
          <w:rPr>
            <w:color w:val="000000" w:themeColor="text1"/>
            <w:sz w:val="20"/>
            <w:szCs w:val="20"/>
            <w:lang w:val="en-US"/>
          </w:rPr>
          <w:t xml:space="preserve">:F6 </w:t>
        </w:r>
        <w:r>
          <w:rPr>
            <w:color w:val="000000" w:themeColor="text1"/>
            <w:sz w:val="20"/>
            <w:szCs w:val="20"/>
            <w:lang w:val="az-Latn-AZ"/>
          </w:rPr>
          <w:t>diapazonunun xanalarında şəkildə göstərildiyi kimi rəqəmlər var. A1 xanasına =</w:t>
        </w:r>
      </w:ins>
      <w:ins w:id="904" w:author="Aslan" w:date="2024-03-19T13:13:00Z">
        <w:r>
          <w:rPr>
            <w:color w:val="000000" w:themeColor="text1"/>
            <w:sz w:val="20"/>
            <w:szCs w:val="20"/>
            <w:lang w:val="az-Latn-AZ"/>
          </w:rPr>
          <w:t>E</w:t>
        </w:r>
        <w:r>
          <w:rPr>
            <w:color w:val="000000" w:themeColor="text1"/>
            <w:sz w:val="20"/>
            <w:szCs w:val="20"/>
            <w:lang w:val="en-US"/>
          </w:rPr>
          <w:t xml:space="preserve">$5-$D4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düsturu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</w:ins>
      <w:proofErr w:type="spellStart"/>
      <w:ins w:id="905" w:author="Aslan" w:date="2024-03-19T13:15:00Z">
        <w:r w:rsidR="0035318D">
          <w:rPr>
            <w:color w:val="000000" w:themeColor="text1"/>
            <w:sz w:val="20"/>
            <w:szCs w:val="20"/>
            <w:lang w:val="en-US"/>
          </w:rPr>
          <w:t>yazın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>.</w:t>
        </w:r>
      </w:ins>
      <w:ins w:id="906" w:author="Aslan" w:date="2024-03-19T13:16:00Z">
        <w:r w:rsidR="0035318D"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 w:rsidR="0035318D">
          <w:rPr>
            <w:color w:val="000000" w:themeColor="text1"/>
            <w:sz w:val="20"/>
            <w:szCs w:val="20"/>
            <w:lang w:val="en-US"/>
          </w:rPr>
          <w:t>Bundan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 w:rsidR="0035318D">
          <w:rPr>
            <w:color w:val="000000" w:themeColor="text1"/>
            <w:sz w:val="20"/>
            <w:szCs w:val="20"/>
            <w:lang w:val="en-US"/>
          </w:rPr>
          <w:t>sonra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 xml:space="preserve"> A1 </w:t>
        </w:r>
        <w:proofErr w:type="spellStart"/>
        <w:r w:rsidR="0035318D">
          <w:rPr>
            <w:color w:val="000000" w:themeColor="text1"/>
            <w:sz w:val="20"/>
            <w:szCs w:val="20"/>
            <w:lang w:val="en-US"/>
          </w:rPr>
          <w:t>xanası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 xml:space="preserve"> B2 </w:t>
        </w:r>
        <w:proofErr w:type="spellStart"/>
        <w:r w:rsidR="0035318D">
          <w:rPr>
            <w:color w:val="000000" w:themeColor="text1"/>
            <w:sz w:val="20"/>
            <w:szCs w:val="20"/>
            <w:lang w:val="en-US"/>
          </w:rPr>
          <w:t>xanasına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 w:rsidR="0035318D">
          <w:rPr>
            <w:color w:val="000000" w:themeColor="text1"/>
            <w:sz w:val="20"/>
            <w:szCs w:val="20"/>
            <w:lang w:val="en-US"/>
          </w:rPr>
          <w:t>kopyalandı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>. B</w:t>
        </w:r>
      </w:ins>
      <w:ins w:id="907" w:author="Aslan" w:date="2024-03-19T13:17:00Z">
        <w:r w:rsidR="0035318D">
          <w:rPr>
            <w:color w:val="000000" w:themeColor="text1"/>
            <w:sz w:val="20"/>
            <w:szCs w:val="20"/>
            <w:lang w:val="en-US"/>
          </w:rPr>
          <w:t xml:space="preserve">2 </w:t>
        </w:r>
        <w:proofErr w:type="spellStart"/>
        <w:r w:rsidR="0035318D">
          <w:rPr>
            <w:color w:val="000000" w:themeColor="text1"/>
            <w:sz w:val="20"/>
            <w:szCs w:val="20"/>
            <w:lang w:val="en-US"/>
          </w:rPr>
          <w:t>xanasında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 w:rsidR="0035318D">
          <w:rPr>
            <w:color w:val="000000" w:themeColor="text1"/>
            <w:sz w:val="20"/>
            <w:szCs w:val="20"/>
            <w:lang w:val="en-US"/>
          </w:rPr>
          <w:t>hansı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 w:rsidR="0035318D">
          <w:rPr>
            <w:color w:val="000000" w:themeColor="text1"/>
            <w:sz w:val="20"/>
            <w:szCs w:val="20"/>
            <w:lang w:val="en-US"/>
          </w:rPr>
          <w:t>nömrə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 w:rsidR="0035318D">
          <w:rPr>
            <w:color w:val="000000" w:themeColor="text1"/>
            <w:sz w:val="20"/>
            <w:szCs w:val="20"/>
            <w:lang w:val="en-US"/>
          </w:rPr>
          <w:t>göstəriləcək</w:t>
        </w:r>
        <w:proofErr w:type="spellEnd"/>
        <w:r w:rsidR="0035318D">
          <w:rPr>
            <w:color w:val="000000" w:themeColor="text1"/>
            <w:sz w:val="20"/>
            <w:szCs w:val="20"/>
            <w:lang w:val="en-US"/>
          </w:rPr>
          <w:t>?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908" w:author="Aslan" w:date="2024-03-19T13:17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050"/>
        <w:gridCol w:w="1050"/>
        <w:gridCol w:w="1050"/>
        <w:gridCol w:w="1050"/>
        <w:gridCol w:w="1050"/>
        <w:gridCol w:w="1050"/>
        <w:gridCol w:w="1050"/>
        <w:tblGridChange w:id="909">
          <w:tblGrid>
            <w:gridCol w:w="1335"/>
            <w:gridCol w:w="1335"/>
            <w:gridCol w:w="1335"/>
            <w:gridCol w:w="1335"/>
            <w:gridCol w:w="1335"/>
            <w:gridCol w:w="1335"/>
            <w:gridCol w:w="1335"/>
          </w:tblGrid>
        </w:tblGridChange>
      </w:tblGrid>
      <w:tr w:rsidR="0035318D" w:rsidTr="0035318D">
        <w:trPr>
          <w:trHeight w:val="450"/>
          <w:ins w:id="910" w:author="Aslan" w:date="2024-03-19T13:17:00Z"/>
        </w:trPr>
        <w:tc>
          <w:tcPr>
            <w:tcW w:w="1050" w:type="dxa"/>
            <w:tcPrChange w:id="911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12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13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14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15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A</w:t>
              </w:r>
            </w:ins>
          </w:p>
        </w:tc>
        <w:tc>
          <w:tcPr>
            <w:tcW w:w="1050" w:type="dxa"/>
            <w:tcPrChange w:id="916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17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18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B</w:t>
              </w:r>
            </w:ins>
          </w:p>
        </w:tc>
        <w:tc>
          <w:tcPr>
            <w:tcW w:w="1050" w:type="dxa"/>
            <w:tcPrChange w:id="919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20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21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C</w:t>
              </w:r>
            </w:ins>
          </w:p>
        </w:tc>
        <w:tc>
          <w:tcPr>
            <w:tcW w:w="1050" w:type="dxa"/>
            <w:tcPrChange w:id="922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23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24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D</w:t>
              </w:r>
            </w:ins>
          </w:p>
        </w:tc>
        <w:tc>
          <w:tcPr>
            <w:tcW w:w="1050" w:type="dxa"/>
            <w:tcPrChange w:id="925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26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27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E</w:t>
              </w:r>
            </w:ins>
          </w:p>
        </w:tc>
        <w:tc>
          <w:tcPr>
            <w:tcW w:w="1050" w:type="dxa"/>
            <w:tcPrChange w:id="928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29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30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F</w:t>
              </w:r>
            </w:ins>
          </w:p>
        </w:tc>
      </w:tr>
      <w:tr w:rsidR="0035318D" w:rsidTr="0035318D">
        <w:trPr>
          <w:trHeight w:val="450"/>
          <w:ins w:id="931" w:author="Aslan" w:date="2024-03-19T13:17:00Z"/>
        </w:trPr>
        <w:tc>
          <w:tcPr>
            <w:tcW w:w="1050" w:type="dxa"/>
            <w:tcPrChange w:id="932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33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34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1</w:t>
              </w:r>
            </w:ins>
          </w:p>
        </w:tc>
        <w:tc>
          <w:tcPr>
            <w:tcW w:w="1050" w:type="dxa"/>
            <w:tcPrChange w:id="935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36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3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3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39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40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41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42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43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44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45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46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35318D" w:rsidTr="0035318D">
        <w:trPr>
          <w:trHeight w:val="482"/>
          <w:ins w:id="947" w:author="Aslan" w:date="2024-03-19T13:17:00Z"/>
        </w:trPr>
        <w:tc>
          <w:tcPr>
            <w:tcW w:w="1050" w:type="dxa"/>
            <w:tcPrChange w:id="948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49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50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2</w:t>
              </w:r>
            </w:ins>
          </w:p>
        </w:tc>
        <w:tc>
          <w:tcPr>
            <w:tcW w:w="1050" w:type="dxa"/>
            <w:tcPrChange w:id="951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52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53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54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55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56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5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5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59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60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61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62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35318D" w:rsidTr="0035318D">
        <w:trPr>
          <w:trHeight w:val="450"/>
          <w:ins w:id="963" w:author="Aslan" w:date="2024-03-19T13:17:00Z"/>
        </w:trPr>
        <w:tc>
          <w:tcPr>
            <w:tcW w:w="1050" w:type="dxa"/>
            <w:tcPrChange w:id="964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65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66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3</w:t>
              </w:r>
            </w:ins>
          </w:p>
        </w:tc>
        <w:tc>
          <w:tcPr>
            <w:tcW w:w="1050" w:type="dxa"/>
            <w:tcPrChange w:id="96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6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69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70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71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72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73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1</w:t>
              </w:r>
            </w:ins>
          </w:p>
        </w:tc>
        <w:tc>
          <w:tcPr>
            <w:tcW w:w="1050" w:type="dxa"/>
            <w:tcPrChange w:id="974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75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76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2</w:t>
              </w:r>
            </w:ins>
          </w:p>
        </w:tc>
        <w:tc>
          <w:tcPr>
            <w:tcW w:w="1050" w:type="dxa"/>
            <w:tcPrChange w:id="97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7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79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3</w:t>
              </w:r>
            </w:ins>
          </w:p>
        </w:tc>
        <w:tc>
          <w:tcPr>
            <w:tcW w:w="1050" w:type="dxa"/>
            <w:tcPrChange w:id="980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81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82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4</w:t>
              </w:r>
            </w:ins>
          </w:p>
        </w:tc>
      </w:tr>
      <w:tr w:rsidR="0035318D" w:rsidTr="0035318D">
        <w:trPr>
          <w:trHeight w:val="450"/>
          <w:ins w:id="983" w:author="Aslan" w:date="2024-03-19T13:17:00Z"/>
        </w:trPr>
        <w:tc>
          <w:tcPr>
            <w:tcW w:w="1050" w:type="dxa"/>
            <w:tcPrChange w:id="984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85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86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4</w:t>
              </w:r>
            </w:ins>
          </w:p>
        </w:tc>
        <w:tc>
          <w:tcPr>
            <w:tcW w:w="1050" w:type="dxa"/>
            <w:tcPrChange w:id="98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8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89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90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991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92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93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11</w:t>
              </w:r>
            </w:ins>
          </w:p>
        </w:tc>
        <w:tc>
          <w:tcPr>
            <w:tcW w:w="1050" w:type="dxa"/>
            <w:tcPrChange w:id="994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95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96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13</w:t>
              </w:r>
            </w:ins>
          </w:p>
        </w:tc>
        <w:tc>
          <w:tcPr>
            <w:tcW w:w="1050" w:type="dxa"/>
            <w:tcPrChange w:id="99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99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999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15</w:t>
              </w:r>
            </w:ins>
          </w:p>
        </w:tc>
        <w:tc>
          <w:tcPr>
            <w:tcW w:w="1050" w:type="dxa"/>
            <w:tcPrChange w:id="1000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01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02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17</w:t>
              </w:r>
            </w:ins>
          </w:p>
        </w:tc>
      </w:tr>
      <w:tr w:rsidR="0035318D" w:rsidTr="0035318D">
        <w:trPr>
          <w:trHeight w:val="450"/>
          <w:ins w:id="1003" w:author="Aslan" w:date="2024-03-19T13:17:00Z"/>
        </w:trPr>
        <w:tc>
          <w:tcPr>
            <w:tcW w:w="1050" w:type="dxa"/>
            <w:tcPrChange w:id="1004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05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06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5</w:t>
              </w:r>
            </w:ins>
          </w:p>
        </w:tc>
        <w:tc>
          <w:tcPr>
            <w:tcW w:w="1050" w:type="dxa"/>
            <w:tcPrChange w:id="100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0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1009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10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1011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12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13" w:author="Aslan" w:date="2024-03-19T13:19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21</w:t>
              </w:r>
            </w:ins>
          </w:p>
        </w:tc>
        <w:tc>
          <w:tcPr>
            <w:tcW w:w="1050" w:type="dxa"/>
            <w:tcPrChange w:id="1014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15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16" w:author="Aslan" w:date="2024-03-19T13:19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24</w:t>
              </w:r>
            </w:ins>
          </w:p>
        </w:tc>
        <w:tc>
          <w:tcPr>
            <w:tcW w:w="1050" w:type="dxa"/>
            <w:tcPrChange w:id="101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1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19" w:author="Aslan" w:date="2024-03-19T13:19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27</w:t>
              </w:r>
            </w:ins>
          </w:p>
        </w:tc>
        <w:tc>
          <w:tcPr>
            <w:tcW w:w="1050" w:type="dxa"/>
            <w:tcPrChange w:id="1020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21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22" w:author="Aslan" w:date="2024-03-19T13:19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30</w:t>
              </w:r>
            </w:ins>
          </w:p>
        </w:tc>
      </w:tr>
      <w:tr w:rsidR="0035318D" w:rsidTr="0035318D">
        <w:trPr>
          <w:trHeight w:val="450"/>
          <w:ins w:id="1023" w:author="Aslan" w:date="2024-03-19T13:17:00Z"/>
        </w:trPr>
        <w:tc>
          <w:tcPr>
            <w:tcW w:w="1050" w:type="dxa"/>
            <w:tcPrChange w:id="1024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25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26" w:author="Aslan" w:date="2024-03-19T13:18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6</w:t>
              </w:r>
            </w:ins>
          </w:p>
        </w:tc>
        <w:tc>
          <w:tcPr>
            <w:tcW w:w="1050" w:type="dxa"/>
            <w:tcPrChange w:id="102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2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1029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30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050" w:type="dxa"/>
            <w:tcPrChange w:id="1031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32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33" w:author="Aslan" w:date="2024-03-19T13:19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31</w:t>
              </w:r>
            </w:ins>
          </w:p>
        </w:tc>
        <w:tc>
          <w:tcPr>
            <w:tcW w:w="1050" w:type="dxa"/>
            <w:tcPrChange w:id="1034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35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36" w:author="Aslan" w:date="2024-03-19T13:19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35</w:t>
              </w:r>
            </w:ins>
          </w:p>
        </w:tc>
        <w:tc>
          <w:tcPr>
            <w:tcW w:w="1050" w:type="dxa"/>
            <w:tcPrChange w:id="1037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38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39" w:author="Aslan" w:date="2024-03-19T13:19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39</w:t>
              </w:r>
            </w:ins>
          </w:p>
        </w:tc>
        <w:tc>
          <w:tcPr>
            <w:tcW w:w="1050" w:type="dxa"/>
            <w:tcPrChange w:id="1040" w:author="Aslan" w:date="2024-03-19T13:17:00Z">
              <w:tcPr>
                <w:tcW w:w="1335" w:type="dxa"/>
              </w:tcPr>
            </w:tcPrChange>
          </w:tcPr>
          <w:p w:rsidR="0035318D" w:rsidRDefault="0035318D" w:rsidP="00DF7248">
            <w:pPr>
              <w:rPr>
                <w:ins w:id="1041" w:author="Aslan" w:date="2024-03-19T13:17:00Z"/>
                <w:color w:val="000000" w:themeColor="text1"/>
                <w:sz w:val="20"/>
                <w:szCs w:val="20"/>
                <w:lang w:val="en-US"/>
              </w:rPr>
            </w:pPr>
            <w:ins w:id="1042" w:author="Aslan" w:date="2024-03-19T13:19:00Z">
              <w:r>
                <w:rPr>
                  <w:color w:val="000000" w:themeColor="text1"/>
                  <w:sz w:val="20"/>
                  <w:szCs w:val="20"/>
                  <w:lang w:val="en-US"/>
                </w:rPr>
                <w:t>43</w:t>
              </w:r>
            </w:ins>
          </w:p>
        </w:tc>
      </w:tr>
    </w:tbl>
    <w:p w:rsidR="002D5A16" w:rsidRDefault="0035318D" w:rsidP="00DF7248">
      <w:pPr>
        <w:rPr>
          <w:ins w:id="1043" w:author="Aslan" w:date="2024-03-19T13:19:00Z"/>
          <w:color w:val="000000" w:themeColor="text1"/>
          <w:sz w:val="20"/>
          <w:szCs w:val="20"/>
          <w:lang w:val="en-US"/>
        </w:rPr>
      </w:pPr>
      <w:proofErr w:type="gramStart"/>
      <w:ins w:id="1044" w:author="Aslan" w:date="2024-03-19T13:19:00Z">
        <w:r>
          <w:rPr>
            <w:color w:val="000000" w:themeColor="text1"/>
            <w:sz w:val="20"/>
            <w:szCs w:val="20"/>
            <w:lang w:val="en-US"/>
          </w:rPr>
          <w:lastRenderedPageBreak/>
          <w:t>28</w:t>
        </w:r>
      </w:ins>
      <w:ins w:id="1045" w:author="Aslan" w:date="2024-03-19T13:20:00Z">
        <w:r>
          <w:rPr>
            <w:color w:val="000000" w:themeColor="text1"/>
            <w:sz w:val="20"/>
            <w:szCs w:val="20"/>
            <w:lang w:val="en-US"/>
          </w:rPr>
          <w:t xml:space="preserve"> </w:t>
        </w:r>
      </w:ins>
      <w:ins w:id="1046" w:author="Aslan" w:date="2024-03-19T13:19:00Z">
        <w:r>
          <w:rPr>
            <w:color w:val="000000" w:themeColor="text1"/>
            <w:sz w:val="20"/>
            <w:szCs w:val="20"/>
            <w:lang w:val="en-US"/>
          </w:rPr>
          <w:t>.</w:t>
        </w:r>
        <w:proofErr w:type="gram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Ayın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nömrəsinə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əsasən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fəsli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müəyyən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edən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alqoritmin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proofErr w:type="gramStart"/>
        <w:r>
          <w:rPr>
            <w:color w:val="000000" w:themeColor="text1"/>
            <w:sz w:val="20"/>
            <w:szCs w:val="20"/>
            <w:lang w:val="en-US"/>
          </w:rPr>
          <w:t>blok</w:t>
        </w:r>
        <w:proofErr w:type="spellEnd"/>
        <w:proofErr w:type="gram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sxemini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qurun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>.</w:t>
        </w:r>
      </w:ins>
    </w:p>
    <w:p w:rsidR="0035318D" w:rsidRDefault="0035318D" w:rsidP="00DF7248">
      <w:pPr>
        <w:rPr>
          <w:ins w:id="1047" w:author="Aslan" w:date="2024-03-19T13:20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48" w:author="Aslan" w:date="2024-03-19T13:20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49" w:author="Aslan" w:date="2024-03-19T13:20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50" w:author="Aslan" w:date="2024-03-19T13:20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51" w:author="Aslan" w:date="2024-03-19T13:20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52" w:author="Aslan" w:date="2024-03-19T13:20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53" w:author="Aslan" w:date="2024-03-19T13:22:00Z"/>
          <w:color w:val="000000" w:themeColor="text1"/>
          <w:sz w:val="20"/>
          <w:szCs w:val="20"/>
          <w:lang w:val="en-US"/>
        </w:rPr>
      </w:pPr>
      <w:ins w:id="1054" w:author="Aslan" w:date="2024-03-19T13:20:00Z">
        <w:r>
          <w:rPr>
            <w:color w:val="000000" w:themeColor="text1"/>
            <w:sz w:val="20"/>
            <w:szCs w:val="20"/>
            <w:lang w:val="en-US"/>
          </w:rPr>
          <w:t xml:space="preserve">29.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D</w:t>
        </w:r>
      </w:ins>
      <w:ins w:id="1055" w:author="Aslan" w:date="2024-03-19T13:21:00Z">
        <w:r>
          <w:rPr>
            <w:color w:val="000000" w:themeColor="text1"/>
            <w:sz w:val="20"/>
            <w:szCs w:val="20"/>
            <w:lang w:val="en-US"/>
          </w:rPr>
          <w:t>a</w:t>
        </w:r>
      </w:ins>
      <w:ins w:id="1056" w:author="Aslan" w:date="2024-03-19T13:20:00Z">
        <w:r>
          <w:rPr>
            <w:color w:val="000000" w:themeColor="text1"/>
            <w:sz w:val="20"/>
            <w:szCs w:val="20"/>
            <w:lang w:val="en-US"/>
          </w:rPr>
          <w:t>xil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edilmiş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</w:ins>
      <w:proofErr w:type="spellStart"/>
      <w:ins w:id="1057" w:author="Aslan" w:date="2024-03-19T13:21:00Z">
        <w:r>
          <w:rPr>
            <w:color w:val="000000" w:themeColor="text1"/>
            <w:sz w:val="20"/>
            <w:szCs w:val="20"/>
            <w:lang w:val="en-US"/>
          </w:rPr>
          <w:t>ədədin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tam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kvadrat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olub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olmadığını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tapan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alqoritmin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blok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sxemini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qurun</w:t>
        </w:r>
        <w:proofErr w:type="spellEnd"/>
        <w:proofErr w:type="gramStart"/>
        <w:r>
          <w:rPr>
            <w:color w:val="000000" w:themeColor="text1"/>
            <w:sz w:val="20"/>
            <w:szCs w:val="20"/>
            <w:lang w:val="en-US"/>
          </w:rPr>
          <w:t>.(</w:t>
        </w:r>
        <w:proofErr w:type="spellStart"/>
        <w:proofErr w:type="gramEnd"/>
        <w:r>
          <w:rPr>
            <w:color w:val="000000" w:themeColor="text1"/>
            <w:sz w:val="20"/>
            <w:szCs w:val="20"/>
            <w:lang w:val="en-US"/>
          </w:rPr>
          <w:t>Ədədin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tam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hissəsi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üçün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int</w:t>
        </w:r>
      </w:ins>
      <w:proofErr w:type="spellEnd"/>
      <w:ins w:id="1058" w:author="Aslan" w:date="2024-03-19T13:22:00Z">
        <w:r>
          <w:rPr>
            <w:color w:val="000000" w:themeColor="text1"/>
            <w:sz w:val="20"/>
            <w:szCs w:val="20"/>
            <w:lang w:val="en-US"/>
          </w:rPr>
          <w:t xml:space="preserve">(x)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metodunu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istifadə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edin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>.</w:t>
        </w:r>
      </w:ins>
    </w:p>
    <w:p w:rsidR="0035318D" w:rsidRDefault="0035318D" w:rsidP="00DF7248">
      <w:pPr>
        <w:rPr>
          <w:ins w:id="1059" w:author="Aslan" w:date="2024-03-19T13:22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60" w:author="Aslan" w:date="2024-03-19T13:22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61" w:author="Aslan" w:date="2024-03-19T13:22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62" w:author="Aslan" w:date="2024-03-19T13:22:00Z"/>
          <w:color w:val="000000" w:themeColor="text1"/>
          <w:sz w:val="20"/>
          <w:szCs w:val="20"/>
          <w:lang w:val="en-US"/>
        </w:rPr>
      </w:pPr>
    </w:p>
    <w:p w:rsidR="0035318D" w:rsidRDefault="0035318D" w:rsidP="00DF7248">
      <w:pPr>
        <w:rPr>
          <w:ins w:id="1063" w:author="Aslan" w:date="2024-03-19T13:23:00Z"/>
          <w:color w:val="000000" w:themeColor="text1"/>
          <w:sz w:val="20"/>
          <w:szCs w:val="20"/>
          <w:lang w:val="en-US"/>
        </w:rPr>
      </w:pPr>
      <w:ins w:id="1064" w:author="Aslan" w:date="2024-03-19T13:22:00Z">
        <w:r>
          <w:rPr>
            <w:color w:val="000000" w:themeColor="text1"/>
            <w:sz w:val="20"/>
            <w:szCs w:val="20"/>
            <w:lang w:val="en-US"/>
          </w:rPr>
          <w:t xml:space="preserve">30. X-in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ixtiyari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qiymətində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y-</w:t>
        </w:r>
      </w:ins>
      <w:ins w:id="1065" w:author="Aslan" w:date="2024-03-19T13:23:00Z">
        <w:r>
          <w:rPr>
            <w:color w:val="000000" w:themeColor="text1"/>
            <w:sz w:val="20"/>
            <w:szCs w:val="20"/>
            <w:lang w:val="en-US"/>
          </w:rPr>
          <w:t>I</w:t>
        </w:r>
      </w:ins>
      <w:ins w:id="1066" w:author="Aslan" w:date="2024-03-19T13:22:00Z">
        <w:r>
          <w:rPr>
            <w:color w:val="000000" w:themeColor="text1"/>
            <w:sz w:val="20"/>
            <w:szCs w:val="20"/>
            <w:lang w:val="en-US"/>
          </w:rPr>
          <w:t xml:space="preserve"> </w:t>
        </w:r>
      </w:ins>
      <w:proofErr w:type="spellStart"/>
      <w:ins w:id="1067" w:author="Aslan" w:date="2024-03-19T13:23:00Z">
        <w:r>
          <w:rPr>
            <w:color w:val="000000" w:themeColor="text1"/>
            <w:sz w:val="20"/>
            <w:szCs w:val="20"/>
            <w:lang w:val="en-US"/>
          </w:rPr>
          <w:t>tapan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alqoritmin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blok-sxemini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 xml:space="preserve"> </w:t>
        </w:r>
        <w:proofErr w:type="spellStart"/>
        <w:r>
          <w:rPr>
            <w:color w:val="000000" w:themeColor="text1"/>
            <w:sz w:val="20"/>
            <w:szCs w:val="20"/>
            <w:lang w:val="en-US"/>
          </w:rPr>
          <w:t>qurun</w:t>
        </w:r>
        <w:proofErr w:type="spellEnd"/>
        <w:r>
          <w:rPr>
            <w:color w:val="000000" w:themeColor="text1"/>
            <w:sz w:val="20"/>
            <w:szCs w:val="20"/>
            <w:lang w:val="en-US"/>
          </w:rPr>
          <w:t>.</w:t>
        </w:r>
      </w:ins>
    </w:p>
    <w:p w:rsidR="0035318D" w:rsidRDefault="0035318D" w:rsidP="00DF7248">
      <w:pPr>
        <w:rPr>
          <w:ins w:id="1068" w:author="Aslan" w:date="2024-03-19T13:23:00Z"/>
          <w:color w:val="000000" w:themeColor="text1"/>
          <w:sz w:val="20"/>
          <w:szCs w:val="20"/>
          <w:lang w:val="en-US"/>
        </w:rPr>
      </w:pPr>
    </w:p>
    <w:p w:rsidR="0035318D" w:rsidRPr="002D5A16" w:rsidRDefault="0035318D" w:rsidP="0035318D">
      <w:pPr>
        <w:rPr>
          <w:color w:val="000000" w:themeColor="text1"/>
          <w:sz w:val="20"/>
          <w:szCs w:val="20"/>
          <w:lang w:val="en-US"/>
          <w:rPrChange w:id="1069" w:author="Aslan" w:date="2024-03-19T13:13:00Z">
            <w:rPr>
              <w:lang w:val="en-US"/>
            </w:rPr>
          </w:rPrChange>
        </w:rPr>
      </w:pPr>
      <w:bookmarkStart w:id="1070" w:name="_GoBack"/>
      <w:bookmarkEnd w:id="1070"/>
    </w:p>
    <w:sectPr w:rsidR="0035318D" w:rsidRPr="002D5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3ABE"/>
    <w:multiLevelType w:val="hybridMultilevel"/>
    <w:tmpl w:val="C4383C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61EAC"/>
    <w:multiLevelType w:val="hybridMultilevel"/>
    <w:tmpl w:val="14240CB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0619A"/>
    <w:multiLevelType w:val="hybridMultilevel"/>
    <w:tmpl w:val="085E456C"/>
    <w:lvl w:ilvl="0" w:tplc="E13079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E691B"/>
    <w:multiLevelType w:val="hybridMultilevel"/>
    <w:tmpl w:val="B420D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5034A"/>
    <w:multiLevelType w:val="hybridMultilevel"/>
    <w:tmpl w:val="CB3EA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44CB6"/>
    <w:multiLevelType w:val="hybridMultilevel"/>
    <w:tmpl w:val="12A46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E5606"/>
    <w:multiLevelType w:val="hybridMultilevel"/>
    <w:tmpl w:val="86A04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slan">
    <w15:presenceInfo w15:providerId="None" w15:userId="Asl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AB"/>
    <w:rsid w:val="00035D46"/>
    <w:rsid w:val="0006687F"/>
    <w:rsid w:val="00090EF7"/>
    <w:rsid w:val="000D1EE9"/>
    <w:rsid w:val="000E44A0"/>
    <w:rsid w:val="001910A4"/>
    <w:rsid w:val="001C6E7A"/>
    <w:rsid w:val="00285CAA"/>
    <w:rsid w:val="002D5A16"/>
    <w:rsid w:val="0033409D"/>
    <w:rsid w:val="0035318D"/>
    <w:rsid w:val="00353D50"/>
    <w:rsid w:val="00442B8C"/>
    <w:rsid w:val="00466497"/>
    <w:rsid w:val="00491D9D"/>
    <w:rsid w:val="00513E76"/>
    <w:rsid w:val="0055287A"/>
    <w:rsid w:val="00560D36"/>
    <w:rsid w:val="006027AB"/>
    <w:rsid w:val="00614917"/>
    <w:rsid w:val="007238FB"/>
    <w:rsid w:val="007776B6"/>
    <w:rsid w:val="007871A9"/>
    <w:rsid w:val="007A25C2"/>
    <w:rsid w:val="00840767"/>
    <w:rsid w:val="008B25C5"/>
    <w:rsid w:val="00932745"/>
    <w:rsid w:val="00953FE6"/>
    <w:rsid w:val="00A507FE"/>
    <w:rsid w:val="00A651FE"/>
    <w:rsid w:val="00AC1ABC"/>
    <w:rsid w:val="00B04A85"/>
    <w:rsid w:val="00B831EA"/>
    <w:rsid w:val="00BA16AD"/>
    <w:rsid w:val="00C33347"/>
    <w:rsid w:val="00CF17E2"/>
    <w:rsid w:val="00D055E0"/>
    <w:rsid w:val="00D14D1C"/>
    <w:rsid w:val="00D25D5A"/>
    <w:rsid w:val="00D26579"/>
    <w:rsid w:val="00D35454"/>
    <w:rsid w:val="00DE06E0"/>
    <w:rsid w:val="00DF7248"/>
    <w:rsid w:val="00E03DA6"/>
    <w:rsid w:val="00E25B55"/>
    <w:rsid w:val="00E7458E"/>
    <w:rsid w:val="00EB7300"/>
    <w:rsid w:val="00F0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DC7D"/>
  <w15:chartTrackingRefBased/>
  <w15:docId w15:val="{03E2D3BE-AC8A-4224-BA2B-0FFCF808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1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06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6E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055E0"/>
    <w:pPr>
      <w:ind w:left="720"/>
      <w:contextualSpacing/>
    </w:pPr>
  </w:style>
  <w:style w:type="paragraph" w:styleId="Revision">
    <w:name w:val="Revision"/>
    <w:hidden/>
    <w:uiPriority w:val="99"/>
    <w:semiHidden/>
    <w:rsid w:val="007871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4E2C3-7182-4A77-B5CE-A5329E7B5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Aslan</dc:creator>
  <cp:keywords/>
  <dc:description/>
  <cp:lastModifiedBy>Aslan</cp:lastModifiedBy>
  <cp:revision>2</cp:revision>
  <dcterms:created xsi:type="dcterms:W3CDTF">2024-03-19T09:25:00Z</dcterms:created>
  <dcterms:modified xsi:type="dcterms:W3CDTF">2024-03-19T09:25:00Z</dcterms:modified>
</cp:coreProperties>
</file>